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078AE" w14:textId="20EF3D77" w:rsidR="00C27343" w:rsidRDefault="00C27343" w:rsidP="00811786">
      <w:r>
        <w:rPr>
          <w:rFonts w:hint="eastAsia"/>
        </w:rPr>
        <w:t>型枠問題１</w:t>
      </w:r>
    </w:p>
    <w:p w14:paraId="37EC7E31" w14:textId="77777777" w:rsidR="00C27343" w:rsidRDefault="00C27343" w:rsidP="00811786"/>
    <w:p w14:paraId="6DF22814" w14:textId="1FF2928A" w:rsidR="00A903A5" w:rsidRDefault="001060E3" w:rsidP="00811786">
      <w:r>
        <w:rPr>
          <w:rFonts w:hint="eastAsia"/>
        </w:rPr>
        <w:t>1</w:t>
      </w:r>
      <w:r>
        <w:t>.</w:t>
      </w:r>
      <w:r>
        <w:tab/>
      </w:r>
      <w:r w:rsidR="00A903A5">
        <w:rPr>
          <w:rFonts w:hint="eastAsia"/>
        </w:rPr>
        <w:t>レベルはかくどをしらべるときにつかいます。</w:t>
      </w:r>
    </w:p>
    <w:p w14:paraId="3AA1B05C" w14:textId="3A7597D3" w:rsidR="00811786" w:rsidRPr="00811786" w:rsidRDefault="001060E3" w:rsidP="00811786">
      <w:pPr>
        <w:rPr>
          <w:rFonts w:hint="eastAsia"/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="00A903A5" w:rsidRPr="00811786">
        <w:rPr>
          <w:lang w:val="en-US"/>
        </w:rPr>
        <w:t xml:space="preserve">Level digunakan </w:t>
      </w:r>
      <w:del w:id="0" w:author="qwe0579" w:date="2024-10-31T16:27:00Z" w16du:dateUtc="2024-10-31T07:27:00Z">
        <w:r w:rsidR="00A903A5" w:rsidRPr="00811786" w:rsidDel="001032B7">
          <w:rPr>
            <w:rFonts w:hint="eastAsia"/>
            <w:lang w:val="en-US"/>
          </w:rPr>
          <w:delText>K</w:delText>
        </w:r>
      </w:del>
      <w:ins w:id="1" w:author="qwe0579" w:date="2024-10-31T16:27:00Z" w16du:dateUtc="2024-10-31T07:27:00Z">
        <w:r w:rsidR="001032B7">
          <w:rPr>
            <w:rFonts w:hint="eastAsia"/>
            <w:lang w:val="en-US"/>
          </w:rPr>
          <w:t>k</w:t>
        </w:r>
      </w:ins>
      <w:r w:rsidR="00A903A5" w:rsidRPr="00811786">
        <w:rPr>
          <w:lang w:val="en-US"/>
        </w:rPr>
        <w:t>etika memeriksa sudut</w:t>
      </w:r>
      <w:ins w:id="2" w:author="qwe0579" w:date="2024-10-31T16:27:00Z" w16du:dateUtc="2024-10-31T07:27:00Z">
        <w:r w:rsidR="001032B7">
          <w:rPr>
            <w:rFonts w:hint="eastAsia"/>
            <w:lang w:val="en-US"/>
          </w:rPr>
          <w:t xml:space="preserve"> </w:t>
        </w:r>
      </w:ins>
      <w:ins w:id="3" w:author="qwe0579" w:date="2024-10-31T16:28:00Z" w16du:dateUtc="2024-10-31T07:28:00Z">
        <w:r w:rsidR="001032B7">
          <w:rPr>
            <w:rFonts w:hint="eastAsia"/>
            <w:lang w:val="en-US"/>
          </w:rPr>
          <w:t>(kemiringan).</w:t>
        </w:r>
      </w:ins>
    </w:p>
    <w:p w14:paraId="59226FBB" w14:textId="0166DE98" w:rsidR="00A903A5" w:rsidRDefault="001060E3" w:rsidP="00811786">
      <w:pPr>
        <w:rPr>
          <w:lang w:val="en-US"/>
        </w:rPr>
      </w:pPr>
      <w:r>
        <w:rPr>
          <w:rFonts w:hint="eastAsia"/>
          <w:lang w:val="en-US"/>
        </w:rPr>
        <w:t>2</w:t>
      </w:r>
      <w:r>
        <w:rPr>
          <w:lang w:val="en-US"/>
        </w:rPr>
        <w:t>.</w:t>
      </w:r>
      <w:r>
        <w:rPr>
          <w:lang w:val="en-US"/>
        </w:rPr>
        <w:tab/>
      </w:r>
      <w:r w:rsidR="00811786" w:rsidRPr="00811786">
        <w:rPr>
          <w:rFonts w:hint="eastAsia"/>
          <w:lang w:val="en-US"/>
        </w:rPr>
        <w:t>フォームタイはコンクリートのなかにうちこんでしまうものです。</w:t>
      </w:r>
    </w:p>
    <w:p w14:paraId="05E128FB" w14:textId="026F241B" w:rsidR="00811786" w:rsidRDefault="001060E3" w:rsidP="00811786">
      <w:pPr>
        <w:rPr>
          <w:rFonts w:hint="eastAsia"/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="00811786">
        <w:rPr>
          <w:lang w:val="en-US"/>
        </w:rPr>
        <w:t>Pencengkram (</w:t>
      </w:r>
      <w:del w:id="4" w:author="qwe0579" w:date="2024-10-31T16:28:00Z" w16du:dateUtc="2024-10-31T07:28:00Z">
        <w:r w:rsidR="00811786" w:rsidDel="001032B7">
          <w:rPr>
            <w:lang w:val="en-US"/>
          </w:rPr>
          <w:delText>F</w:delText>
        </w:r>
      </w:del>
      <w:del w:id="5" w:author="qwe0579" w:date="2024-10-31T17:01:00Z" w16du:dateUtc="2024-10-31T08:01:00Z">
        <w:r w:rsidR="00811786" w:rsidDel="005E786B">
          <w:rPr>
            <w:lang w:val="en-US"/>
          </w:rPr>
          <w:delText>omutai</w:delText>
        </w:r>
      </w:del>
      <w:ins w:id="6" w:author="qwe0579" w:date="2024-10-31T17:01:00Z" w16du:dateUtc="2024-10-31T08:01:00Z">
        <w:r w:rsidR="005E786B">
          <w:rPr>
            <w:rFonts w:hint="eastAsia"/>
            <w:lang w:val="en-US"/>
          </w:rPr>
          <w:t>form tie</w:t>
        </w:r>
      </w:ins>
      <w:r w:rsidR="00811786">
        <w:rPr>
          <w:lang w:val="en-US"/>
        </w:rPr>
        <w:t>) adalah alat untuk menekan beton</w:t>
      </w:r>
      <w:ins w:id="7" w:author="qwe0579" w:date="2024-10-31T16:28:00Z" w16du:dateUtc="2024-10-31T07:28:00Z">
        <w:r w:rsidR="001032B7">
          <w:rPr>
            <w:rFonts w:hint="eastAsia"/>
            <w:lang w:val="en-US"/>
          </w:rPr>
          <w:t>.</w:t>
        </w:r>
      </w:ins>
    </w:p>
    <w:p w14:paraId="53E7E78B" w14:textId="55E72B5A" w:rsidR="00811786" w:rsidRPr="00811786" w:rsidRDefault="007B7540" w:rsidP="00811786">
      <w:pPr>
        <w:rPr>
          <w:lang w:val="en-US"/>
        </w:rPr>
      </w:pPr>
      <w:r>
        <w:rPr>
          <w:lang w:val="en-US"/>
        </w:rPr>
        <w:t xml:space="preserve"> </w:t>
      </w:r>
      <w:r w:rsidR="001060E3">
        <w:rPr>
          <w:lang w:val="en-US"/>
        </w:rPr>
        <w:t>3.</w:t>
      </w:r>
      <w:r w:rsidR="001060E3">
        <w:rPr>
          <w:lang w:val="en-US"/>
        </w:rPr>
        <w:tab/>
      </w:r>
      <w:r w:rsidR="00FE170F">
        <w:rPr>
          <w:lang w:val="en-US"/>
        </w:rPr>
        <w:t>B</w:t>
      </w:r>
      <w:r w:rsidR="00FE170F">
        <w:rPr>
          <w:rFonts w:hint="eastAsia"/>
          <w:lang w:val="en-US"/>
        </w:rPr>
        <w:t>がたのセパレータとは</w:t>
      </w:r>
      <w:r w:rsidR="00FE170F">
        <w:rPr>
          <w:rFonts w:hint="eastAsia"/>
          <w:lang w:val="en-US"/>
        </w:rPr>
        <w:t>P</w:t>
      </w:r>
      <w:r w:rsidR="00FE170F">
        <w:rPr>
          <w:rFonts w:hint="eastAsia"/>
          <w:lang w:val="en-US"/>
        </w:rPr>
        <w:t>コンがりょうがわについているセパレータのことです。</w:t>
      </w:r>
    </w:p>
    <w:p w14:paraId="4FBE013D" w14:textId="68341469" w:rsidR="00A903A5" w:rsidRDefault="001060E3" w:rsidP="00615F10">
      <w:pPr>
        <w:rPr>
          <w:rFonts w:hint="eastAsia"/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="00615F10" w:rsidRPr="00615F10">
        <w:rPr>
          <w:lang w:val="en-US"/>
        </w:rPr>
        <w:t xml:space="preserve">Pemisah berbentuk B adalah pemisah dengan </w:t>
      </w:r>
      <w:del w:id="8" w:author="qwe0579" w:date="2024-10-31T17:01:00Z" w16du:dateUtc="2024-10-31T08:01:00Z">
        <w:r w:rsidR="00615F10" w:rsidRPr="00615F10" w:rsidDel="000557CB">
          <w:rPr>
            <w:lang w:val="en-US"/>
          </w:rPr>
          <w:delText>P-conn</w:delText>
        </w:r>
      </w:del>
      <w:ins w:id="9" w:author="qwe0579" w:date="2024-10-31T17:01:00Z" w16du:dateUtc="2024-10-31T08:01:00Z">
        <w:r w:rsidR="000557CB">
          <w:rPr>
            <w:rFonts w:hint="eastAsia"/>
            <w:lang w:val="en-US"/>
          </w:rPr>
          <w:t>cone plastik</w:t>
        </w:r>
      </w:ins>
      <w:r w:rsidR="00615F10" w:rsidRPr="00615F10">
        <w:rPr>
          <w:lang w:val="en-US"/>
        </w:rPr>
        <w:t xml:space="preserve"> yang melekat</w:t>
      </w:r>
      <w:r w:rsidR="00615F10">
        <w:rPr>
          <w:rFonts w:hint="eastAsia"/>
          <w:lang w:val="en-US"/>
        </w:rPr>
        <w:t xml:space="preserve"> </w:t>
      </w:r>
      <w:r w:rsidR="00615F10">
        <w:rPr>
          <w:lang w:val="en-US"/>
        </w:rPr>
        <w:t>pada 2 sisinya</w:t>
      </w:r>
      <w:ins w:id="10" w:author="qwe0579" w:date="2024-10-31T16:28:00Z" w16du:dateUtc="2024-10-31T07:28:00Z">
        <w:r w:rsidR="001032B7">
          <w:rPr>
            <w:rFonts w:hint="eastAsia"/>
            <w:lang w:val="en-US"/>
          </w:rPr>
          <w:t>.</w:t>
        </w:r>
      </w:ins>
    </w:p>
    <w:p w14:paraId="587B6120" w14:textId="657EA937" w:rsidR="00615F10" w:rsidRDefault="001060E3" w:rsidP="00615F10">
      <w:pPr>
        <w:rPr>
          <w:lang w:val="en-US"/>
        </w:rPr>
      </w:pPr>
      <w:r>
        <w:rPr>
          <w:rFonts w:hint="eastAsia"/>
          <w:lang w:val="en-US"/>
        </w:rPr>
        <w:t>4</w:t>
      </w:r>
      <w:r>
        <w:rPr>
          <w:lang w:val="en-US"/>
        </w:rPr>
        <w:t>.</w:t>
      </w:r>
      <w:r>
        <w:rPr>
          <w:lang w:val="en-US"/>
        </w:rPr>
        <w:tab/>
      </w:r>
      <w:r w:rsidR="00615F10">
        <w:rPr>
          <w:rFonts w:hint="eastAsia"/>
          <w:lang w:val="en-US"/>
        </w:rPr>
        <w:t>これはわくぐみあしばです。</w:t>
      </w:r>
    </w:p>
    <w:p w14:paraId="3621B2F0" w14:textId="15CEDF74" w:rsidR="00615F10" w:rsidRDefault="00615F10" w:rsidP="001060E3">
      <w:pPr>
        <w:ind w:firstLine="720"/>
        <w:rPr>
          <w:rFonts w:hint="eastAsia"/>
          <w:lang w:val="en-US"/>
        </w:rPr>
      </w:pPr>
      <w:r>
        <w:rPr>
          <w:lang w:val="en-US"/>
        </w:rPr>
        <w:t xml:space="preserve">Ini adalah </w:t>
      </w:r>
      <w:ins w:id="11" w:author="qwe0579" w:date="2024-10-31T17:01:00Z" w16du:dateUtc="2024-10-31T08:01:00Z">
        <w:r w:rsidR="00765EE2">
          <w:rPr>
            <w:rFonts w:hint="eastAsia"/>
            <w:lang w:val="en-US"/>
          </w:rPr>
          <w:t xml:space="preserve">perancah </w:t>
        </w:r>
      </w:ins>
      <w:r>
        <w:rPr>
          <w:lang w:val="en-US"/>
        </w:rPr>
        <w:t>wakugumi</w:t>
      </w:r>
      <w:del w:id="12" w:author="qwe0579" w:date="2024-10-31T17:01:00Z" w16du:dateUtc="2024-10-31T08:01:00Z">
        <w:r w:rsidDel="00765EE2">
          <w:rPr>
            <w:lang w:val="en-US"/>
          </w:rPr>
          <w:delText xml:space="preserve"> ashiba</w:delText>
        </w:r>
      </w:del>
      <w:ins w:id="13" w:author="qwe0579" w:date="2024-10-31T16:28:00Z" w16du:dateUtc="2024-10-31T07:28:00Z">
        <w:r w:rsidR="001032B7">
          <w:rPr>
            <w:rFonts w:hint="eastAsia"/>
            <w:lang w:val="en-US"/>
          </w:rPr>
          <w:t>.</w:t>
        </w:r>
      </w:ins>
    </w:p>
    <w:p w14:paraId="778121BA" w14:textId="0F481A3D" w:rsidR="00615F10" w:rsidRDefault="00615F10" w:rsidP="00615F10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5BD731BA" wp14:editId="1234D124">
            <wp:extent cx="2286000" cy="1720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4690" w14:textId="181BF142" w:rsidR="00615F10" w:rsidRDefault="001060E3" w:rsidP="00615F10">
      <w:pPr>
        <w:rPr>
          <w:lang w:val="en-US"/>
        </w:rPr>
      </w:pPr>
      <w:r>
        <w:rPr>
          <w:rFonts w:hint="eastAsia"/>
          <w:lang w:val="en-US"/>
        </w:rPr>
        <w:t>5</w:t>
      </w:r>
      <w:r>
        <w:rPr>
          <w:lang w:val="en-US"/>
        </w:rPr>
        <w:t>.</w:t>
      </w:r>
      <w:r>
        <w:rPr>
          <w:lang w:val="en-US"/>
        </w:rPr>
        <w:tab/>
      </w:r>
      <w:r w:rsidR="00615F10">
        <w:rPr>
          <w:rFonts w:hint="eastAsia"/>
          <w:lang w:val="en-US"/>
        </w:rPr>
        <w:t xml:space="preserve">まるばしらには　かみかたわくも　おおくつかわれます。　</w:t>
      </w:r>
    </w:p>
    <w:p w14:paraId="16785E5B" w14:textId="5C8A5693" w:rsidR="00615F10" w:rsidRDefault="00527921" w:rsidP="001060E3">
      <w:pPr>
        <w:ind w:firstLine="720"/>
        <w:rPr>
          <w:rFonts w:hint="eastAsia"/>
          <w:lang w:val="en-US"/>
        </w:rPr>
      </w:pPr>
      <w:r>
        <w:rPr>
          <w:lang w:val="en-US"/>
        </w:rPr>
        <w:t xml:space="preserve">Pilar bulat sering digunakan untuk </w:t>
      </w:r>
      <w:del w:id="14" w:author="qwe0579" w:date="2024-10-31T17:02:00Z" w16du:dateUtc="2024-10-31T08:02:00Z">
        <w:r w:rsidDel="00827C6A">
          <w:rPr>
            <w:lang w:val="en-US"/>
          </w:rPr>
          <w:delText>rangka kamikata</w:delText>
        </w:r>
      </w:del>
      <w:ins w:id="15" w:author="qwe0579" w:date="2024-10-31T17:02:00Z" w16du:dateUtc="2024-10-31T08:02:00Z">
        <w:r w:rsidR="00827C6A">
          <w:rPr>
            <w:rFonts w:hint="eastAsia"/>
            <w:lang w:val="en-US"/>
          </w:rPr>
          <w:t>bekisting kertas</w:t>
        </w:r>
      </w:ins>
      <w:ins w:id="16" w:author="qwe0579" w:date="2024-10-31T16:28:00Z" w16du:dateUtc="2024-10-31T07:28:00Z">
        <w:r w:rsidR="001032B7">
          <w:rPr>
            <w:rFonts w:hint="eastAsia"/>
            <w:lang w:val="en-US"/>
          </w:rPr>
          <w:t>.</w:t>
        </w:r>
      </w:ins>
    </w:p>
    <w:p w14:paraId="7B194285" w14:textId="1C5C6ED8" w:rsidR="00527921" w:rsidRDefault="001060E3" w:rsidP="001060E3">
      <w:pPr>
        <w:ind w:left="720" w:hanging="720"/>
        <w:rPr>
          <w:lang w:val="en-US"/>
        </w:rPr>
      </w:pPr>
      <w:r>
        <w:rPr>
          <w:rFonts w:hint="eastAsia"/>
          <w:lang w:val="en-US"/>
        </w:rPr>
        <w:t>6</w:t>
      </w:r>
      <w:r>
        <w:rPr>
          <w:lang w:val="en-US"/>
        </w:rPr>
        <w:t>.</w:t>
      </w:r>
      <w:r>
        <w:rPr>
          <w:lang w:val="en-US"/>
        </w:rPr>
        <w:tab/>
      </w:r>
      <w:r w:rsidR="00527921">
        <w:rPr>
          <w:rFonts w:hint="eastAsia"/>
          <w:lang w:val="en-US"/>
        </w:rPr>
        <w:t>フラットデッキプレートは　はしらかたわくに　つかいます。</w:t>
      </w:r>
      <w:r w:rsidR="00527921">
        <w:rPr>
          <w:lang w:val="en-US"/>
        </w:rPr>
        <w:br/>
      </w:r>
      <w:del w:id="17" w:author="qwe0579" w:date="2024-10-31T17:02:00Z" w16du:dateUtc="2024-10-31T08:02:00Z">
        <w:r w:rsidR="00527921" w:rsidRPr="00527921" w:rsidDel="007870B4">
          <w:rPr>
            <w:lang w:val="en-US"/>
          </w:rPr>
          <w:delText>Pelat dek datar</w:delText>
        </w:r>
      </w:del>
      <w:ins w:id="18" w:author="qwe0579" w:date="2024-10-31T17:02:00Z" w16du:dateUtc="2024-10-31T08:02:00Z">
        <w:r w:rsidR="007870B4">
          <w:rPr>
            <w:rFonts w:hint="eastAsia"/>
            <w:lang w:val="en-US"/>
          </w:rPr>
          <w:t>Lempengan plafon plastik</w:t>
        </w:r>
      </w:ins>
      <w:r w:rsidR="00527921" w:rsidRPr="00527921">
        <w:rPr>
          <w:lang w:val="en-US"/>
        </w:rPr>
        <w:t xml:space="preserve"> digunakan untuk bekisting kolom.</w:t>
      </w:r>
    </w:p>
    <w:p w14:paraId="26459407" w14:textId="3D6A3B08" w:rsidR="00527921" w:rsidRDefault="001060E3" w:rsidP="00615F10">
      <w:pPr>
        <w:rPr>
          <w:lang w:val="en-US"/>
        </w:rPr>
      </w:pPr>
      <w:r>
        <w:rPr>
          <w:rFonts w:hint="eastAsia"/>
          <w:lang w:val="en-US"/>
        </w:rPr>
        <w:t>7</w:t>
      </w:r>
      <w:r>
        <w:rPr>
          <w:lang w:val="en-US"/>
        </w:rPr>
        <w:t>.</w:t>
      </w:r>
      <w:r>
        <w:rPr>
          <w:lang w:val="en-US"/>
        </w:rPr>
        <w:tab/>
      </w:r>
      <w:r w:rsidR="00527921">
        <w:rPr>
          <w:rFonts w:hint="eastAsia"/>
          <w:lang w:val="en-US"/>
        </w:rPr>
        <w:t>ごうはんパネルの３ｘ６とは　はば</w:t>
      </w:r>
      <w:r w:rsidR="00527921">
        <w:rPr>
          <w:rFonts w:hint="eastAsia"/>
          <w:lang w:val="en-US"/>
        </w:rPr>
        <w:t>900</w:t>
      </w:r>
      <w:r w:rsidR="00527921">
        <w:rPr>
          <w:rFonts w:hint="eastAsia"/>
          <w:lang w:val="en-US"/>
        </w:rPr>
        <w:t>㎜ながさ</w:t>
      </w:r>
      <w:r w:rsidR="00527921">
        <w:rPr>
          <w:rFonts w:hint="eastAsia"/>
          <w:lang w:val="en-US"/>
        </w:rPr>
        <w:t>1,800</w:t>
      </w:r>
      <w:r w:rsidR="00527921">
        <w:rPr>
          <w:rFonts w:hint="eastAsia"/>
          <w:lang w:val="en-US"/>
        </w:rPr>
        <w:t>ｍｍ　すんぽうをいいます。</w:t>
      </w:r>
    </w:p>
    <w:p w14:paraId="28E7FAF8" w14:textId="0D3EC6DE" w:rsidR="00527921" w:rsidRDefault="00527921" w:rsidP="001060E3">
      <w:pPr>
        <w:ind w:firstLine="720"/>
        <w:rPr>
          <w:lang w:val="en-US"/>
        </w:rPr>
      </w:pPr>
      <w:r>
        <w:rPr>
          <w:lang w:val="en-US"/>
        </w:rPr>
        <w:t xml:space="preserve">Panel triplek 3x6 </w:t>
      </w:r>
      <w:del w:id="19" w:author="qwe0579" w:date="2024-10-31T16:29:00Z" w16du:dateUtc="2024-10-31T07:29:00Z">
        <w:r w:rsidDel="001032B7">
          <w:rPr>
            <w:lang w:val="en-US"/>
          </w:rPr>
          <w:delText xml:space="preserve">itu </w:delText>
        </w:r>
        <w:r w:rsidR="003460E2" w:rsidDel="001032B7">
          <w:rPr>
            <w:lang w:val="en-US"/>
          </w:rPr>
          <w:delText>ukurannya</w:delText>
        </w:r>
      </w:del>
      <w:ins w:id="20" w:author="qwe0579" w:date="2024-10-31T16:29:00Z" w16du:dateUtc="2024-10-31T07:29:00Z">
        <w:r w:rsidR="001032B7">
          <w:rPr>
            <w:rFonts w:hint="eastAsia"/>
            <w:lang w:val="en-US"/>
          </w:rPr>
          <w:t>menunjuk ukuran</w:t>
        </w:r>
      </w:ins>
      <w:r w:rsidR="003460E2">
        <w:rPr>
          <w:lang w:val="en-US"/>
        </w:rPr>
        <w:t xml:space="preserve"> ketebalan 900mm dan panjang</w:t>
      </w:r>
      <w:del w:id="21" w:author="qwe0579" w:date="2024-10-31T16:29:00Z" w16du:dateUtc="2024-10-31T07:29:00Z">
        <w:r w:rsidR="003460E2" w:rsidDel="001032B7">
          <w:rPr>
            <w:lang w:val="en-US"/>
          </w:rPr>
          <w:delText>nya</w:delText>
        </w:r>
      </w:del>
      <w:r w:rsidR="003460E2">
        <w:rPr>
          <w:lang w:val="en-US"/>
        </w:rPr>
        <w:t xml:space="preserve"> 1,800mm.</w:t>
      </w:r>
    </w:p>
    <w:p w14:paraId="203D9D72" w14:textId="1BDDDD3C" w:rsidR="003460E2" w:rsidRDefault="001060E3" w:rsidP="00615F10">
      <w:pPr>
        <w:rPr>
          <w:lang w:val="en-US"/>
        </w:rPr>
      </w:pPr>
      <w:r>
        <w:rPr>
          <w:rFonts w:hint="eastAsia"/>
          <w:lang w:val="en-US"/>
        </w:rPr>
        <w:t>8</w:t>
      </w:r>
      <w:r>
        <w:rPr>
          <w:lang w:val="en-US"/>
        </w:rPr>
        <w:t>.</w:t>
      </w:r>
      <w:r>
        <w:rPr>
          <w:lang w:val="en-US"/>
        </w:rPr>
        <w:tab/>
      </w:r>
      <w:r w:rsidR="003460E2">
        <w:rPr>
          <w:rFonts w:hint="eastAsia"/>
          <w:lang w:val="en-US"/>
        </w:rPr>
        <w:t>はしらかたわくの　したごしらえは　したごしらえず（かこうず）によって</w:t>
      </w:r>
      <w:r>
        <w:rPr>
          <w:lang w:val="en-US"/>
        </w:rPr>
        <w:br/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ab/>
      </w:r>
      <w:r w:rsidR="003460E2">
        <w:rPr>
          <w:rFonts w:hint="eastAsia"/>
          <w:lang w:val="en-US"/>
        </w:rPr>
        <w:t>つくります。</w:t>
      </w:r>
    </w:p>
    <w:p w14:paraId="54DBF677" w14:textId="2425EDBC" w:rsidR="00C335A5" w:rsidRDefault="00C335A5" w:rsidP="001060E3">
      <w:pPr>
        <w:ind w:firstLine="720"/>
        <w:rPr>
          <w:lang w:val="en-US"/>
        </w:rPr>
      </w:pPr>
      <w:r w:rsidRPr="00C335A5">
        <w:rPr>
          <w:lang w:val="en-US"/>
        </w:rPr>
        <w:t>Persiapan awal bekisting kolom dibuat sesuai dengan gambar kerja.</w:t>
      </w:r>
    </w:p>
    <w:p w14:paraId="5E1E19F7" w14:textId="477E4894" w:rsidR="00C335A5" w:rsidRDefault="001060E3" w:rsidP="00615F10">
      <w:pPr>
        <w:rPr>
          <w:lang w:val="en-US"/>
        </w:rPr>
      </w:pPr>
      <w:r>
        <w:rPr>
          <w:rFonts w:hint="eastAsia"/>
          <w:lang w:val="en-US"/>
        </w:rPr>
        <w:t>9</w:t>
      </w:r>
      <w:r>
        <w:rPr>
          <w:lang w:val="en-US"/>
        </w:rPr>
        <w:t>.</w:t>
      </w:r>
      <w:r>
        <w:rPr>
          <w:lang w:val="en-US"/>
        </w:rPr>
        <w:tab/>
      </w:r>
      <w:r w:rsidR="00C335A5">
        <w:rPr>
          <w:rFonts w:hint="eastAsia"/>
          <w:lang w:val="en-US"/>
        </w:rPr>
        <w:t>はくりざいを　ぬるときは　ゆかにシートなどを　しきます。</w:t>
      </w:r>
    </w:p>
    <w:p w14:paraId="65203D2A" w14:textId="25BE678E" w:rsidR="00C335A5" w:rsidRDefault="00193DF3" w:rsidP="001060E3">
      <w:pPr>
        <w:ind w:firstLine="720"/>
        <w:rPr>
          <w:lang w:val="en-US"/>
        </w:rPr>
      </w:pPr>
      <w:r w:rsidRPr="00193DF3">
        <w:rPr>
          <w:lang w:val="en-US"/>
        </w:rPr>
        <w:t xml:space="preserve">Saat </w:t>
      </w:r>
      <w:del w:id="22" w:author="qwe0579" w:date="2024-10-31T17:03:00Z" w16du:dateUtc="2024-10-31T08:03:00Z">
        <w:r w:rsidDel="00080D9B">
          <w:rPr>
            <w:lang w:val="en-US"/>
          </w:rPr>
          <w:delText xml:space="preserve">sedang </w:delText>
        </w:r>
      </w:del>
      <w:ins w:id="23" w:author="qwe0579" w:date="2024-10-31T17:03:00Z" w16du:dateUtc="2024-10-31T08:03:00Z">
        <w:r w:rsidR="00080D9B">
          <w:rPr>
            <w:rFonts w:hint="eastAsia"/>
            <w:lang w:val="en-US"/>
          </w:rPr>
          <w:t xml:space="preserve">hendak </w:t>
        </w:r>
      </w:ins>
      <w:r>
        <w:rPr>
          <w:lang w:val="en-US"/>
        </w:rPr>
        <w:t xml:space="preserve">melakukan </w:t>
      </w:r>
      <w:del w:id="24" w:author="qwe0579" w:date="2024-10-31T17:03:00Z" w16du:dateUtc="2024-10-31T08:03:00Z">
        <w:r w:rsidDel="00080D9B">
          <w:rPr>
            <w:lang w:val="en-US"/>
          </w:rPr>
          <w:delText xml:space="preserve">pekerjaan </w:delText>
        </w:r>
        <w:r w:rsidRPr="00193DF3" w:rsidDel="00080D9B">
          <w:rPr>
            <w:lang w:val="en-US"/>
          </w:rPr>
          <w:delText>penghapus</w:delText>
        </w:r>
        <w:r w:rsidDel="00080D9B">
          <w:rPr>
            <w:lang w:val="en-US"/>
          </w:rPr>
          <w:delText xml:space="preserve"> cat</w:delText>
        </w:r>
      </w:del>
      <w:ins w:id="25" w:author="qwe0579" w:date="2024-10-31T17:03:00Z" w16du:dateUtc="2024-10-31T08:03:00Z">
        <w:r w:rsidR="00080D9B">
          <w:rPr>
            <w:rFonts w:hint="eastAsia"/>
            <w:lang w:val="en-US"/>
          </w:rPr>
          <w:t>pengolesan penghapus cat</w:t>
        </w:r>
      </w:ins>
      <w:r w:rsidRPr="00193DF3">
        <w:rPr>
          <w:lang w:val="en-US"/>
        </w:rPr>
        <w:t xml:space="preserve">, </w:t>
      </w:r>
      <w:r>
        <w:rPr>
          <w:lang w:val="en-US"/>
        </w:rPr>
        <w:t>letak</w:t>
      </w:r>
      <w:ins w:id="26" w:author="qwe0579" w:date="2024-10-31T16:29:00Z" w16du:dateUtc="2024-10-31T07:29:00Z">
        <w:r w:rsidR="00AA527C">
          <w:rPr>
            <w:rFonts w:hint="eastAsia"/>
            <w:lang w:val="en-US"/>
          </w:rPr>
          <w:t>k</w:t>
        </w:r>
      </w:ins>
      <w:r>
        <w:rPr>
          <w:lang w:val="en-US"/>
        </w:rPr>
        <w:t>an alas atau</w:t>
      </w:r>
      <w:r w:rsidRPr="00193DF3">
        <w:rPr>
          <w:lang w:val="en-US"/>
        </w:rPr>
        <w:t xml:space="preserve"> sejenisnya di lantai.</w:t>
      </w:r>
    </w:p>
    <w:p w14:paraId="1A24EFE6" w14:textId="2277BCC3" w:rsidR="00193DF3" w:rsidRDefault="001060E3" w:rsidP="00615F10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0.</w:t>
      </w:r>
      <w:r>
        <w:rPr>
          <w:lang w:val="en-US"/>
        </w:rPr>
        <w:tab/>
      </w:r>
      <w:r w:rsidR="00193DF3">
        <w:rPr>
          <w:rFonts w:hint="eastAsia"/>
          <w:lang w:val="en-US"/>
        </w:rPr>
        <w:t>かたわくは　すきまがあるように　くみたてます。</w:t>
      </w:r>
    </w:p>
    <w:p w14:paraId="757AAAF6" w14:textId="3E92FECA" w:rsidR="00193DF3" w:rsidRDefault="00193DF3" w:rsidP="001060E3">
      <w:pPr>
        <w:ind w:firstLine="720"/>
        <w:rPr>
          <w:lang w:val="en-US"/>
        </w:rPr>
      </w:pPr>
      <w:r>
        <w:rPr>
          <w:lang w:val="en-US"/>
        </w:rPr>
        <w:t xml:space="preserve">Pasang bekisting </w:t>
      </w:r>
      <w:del w:id="27" w:author="qwe0579" w:date="2024-10-31T17:03:00Z" w16du:dateUtc="2024-10-31T08:03:00Z">
        <w:r w:rsidDel="00766CA1">
          <w:rPr>
            <w:lang w:val="en-US"/>
          </w:rPr>
          <w:delText xml:space="preserve">sampai </w:delText>
        </w:r>
      </w:del>
      <w:ins w:id="28" w:author="qwe0579" w:date="2024-10-31T17:03:00Z" w16du:dateUtc="2024-10-31T08:03:00Z">
        <w:r w:rsidR="00766CA1">
          <w:rPr>
            <w:rFonts w:hint="eastAsia"/>
            <w:lang w:val="en-US"/>
          </w:rPr>
          <w:t xml:space="preserve">usahakan </w:t>
        </w:r>
      </w:ins>
      <w:r>
        <w:rPr>
          <w:lang w:val="en-US"/>
        </w:rPr>
        <w:t>ada celah.</w:t>
      </w:r>
    </w:p>
    <w:p w14:paraId="4B33FE8D" w14:textId="055BB40C" w:rsidR="00193DF3" w:rsidRDefault="001060E3" w:rsidP="00615F10">
      <w:pPr>
        <w:rPr>
          <w:lang w:val="en-US"/>
        </w:rPr>
      </w:pPr>
      <w:r>
        <w:rPr>
          <w:rFonts w:hint="eastAsia"/>
          <w:lang w:val="en-US"/>
        </w:rPr>
        <w:lastRenderedPageBreak/>
        <w:t>1</w:t>
      </w:r>
      <w:r>
        <w:rPr>
          <w:lang w:val="en-US"/>
        </w:rPr>
        <w:t>1.</w:t>
      </w:r>
      <w:r>
        <w:rPr>
          <w:lang w:val="en-US"/>
        </w:rPr>
        <w:tab/>
      </w:r>
      <w:r w:rsidR="00C93DEB">
        <w:rPr>
          <w:rFonts w:hint="eastAsia"/>
          <w:lang w:val="en-US"/>
        </w:rPr>
        <w:t>はしらと　かべを　くみたてるときは　さげふりはつかいません。</w:t>
      </w:r>
    </w:p>
    <w:p w14:paraId="2EDB2C24" w14:textId="4CA13C4F" w:rsidR="00C93DEB" w:rsidRDefault="00204061" w:rsidP="001060E3">
      <w:pPr>
        <w:ind w:firstLine="720"/>
        <w:rPr>
          <w:lang w:val="en-US"/>
        </w:rPr>
      </w:pPr>
      <w:r>
        <w:rPr>
          <w:lang w:val="en-US"/>
        </w:rPr>
        <w:t>Plum b</w:t>
      </w:r>
      <w:del w:id="29" w:author="qwe0579" w:date="2024-10-31T16:29:00Z" w16du:dateUtc="2024-10-31T07:29:00Z">
        <w:r w:rsidDel="0075507C">
          <w:rPr>
            <w:lang w:val="en-US"/>
          </w:rPr>
          <w:delText>o</w:delText>
        </w:r>
      </w:del>
      <w:r>
        <w:rPr>
          <w:lang w:val="en-US"/>
        </w:rPr>
        <w:t xml:space="preserve">ob tidak digunakan saat merakit </w:t>
      </w:r>
      <w:del w:id="30" w:author="qwe0579" w:date="2024-10-31T17:04:00Z" w16du:dateUtc="2024-10-31T08:04:00Z">
        <w:r w:rsidDel="004A34B5">
          <w:rPr>
            <w:lang w:val="en-US"/>
          </w:rPr>
          <w:delText xml:space="preserve">bekisting jenis kolom </w:delText>
        </w:r>
      </w:del>
      <w:ins w:id="31" w:author="qwe0579" w:date="2024-10-31T17:04:00Z" w16du:dateUtc="2024-10-31T08:04:00Z">
        <w:r w:rsidR="004A34B5">
          <w:rPr>
            <w:rFonts w:hint="eastAsia"/>
            <w:lang w:val="en-US"/>
          </w:rPr>
          <w:t xml:space="preserve">pilar </w:t>
        </w:r>
      </w:ins>
      <w:r>
        <w:rPr>
          <w:lang w:val="en-US"/>
        </w:rPr>
        <w:t>dan dinding.</w:t>
      </w:r>
    </w:p>
    <w:p w14:paraId="7B481136" w14:textId="3A90BD82" w:rsidR="00204061" w:rsidRDefault="001060E3" w:rsidP="00615F10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2.</w:t>
      </w:r>
      <w:r>
        <w:rPr>
          <w:lang w:val="en-US"/>
        </w:rPr>
        <w:tab/>
      </w:r>
      <w:r w:rsidR="00204061">
        <w:rPr>
          <w:rFonts w:hint="eastAsia"/>
          <w:lang w:val="en-US"/>
        </w:rPr>
        <w:t>がいへきパネルの　したにはしきばたを　つかいます。</w:t>
      </w:r>
    </w:p>
    <w:p w14:paraId="7F9D27FE" w14:textId="05A42218" w:rsidR="00204061" w:rsidRDefault="00415DAE" w:rsidP="001060E3">
      <w:pPr>
        <w:ind w:firstLine="720"/>
        <w:rPr>
          <w:rFonts w:hint="eastAsia"/>
          <w:lang w:val="en-US"/>
        </w:rPr>
      </w:pPr>
      <w:del w:id="32" w:author="qwe0579" w:date="2024-10-31T17:04:00Z" w16du:dateUtc="2024-10-31T08:04:00Z">
        <w:r w:rsidRPr="00415DAE" w:rsidDel="009A3335">
          <w:rPr>
            <w:lang w:val="en-US"/>
          </w:rPr>
          <w:delText xml:space="preserve">Shikibata </w:delText>
        </w:r>
      </w:del>
      <w:ins w:id="33" w:author="qwe0579" w:date="2024-10-31T17:04:00Z" w16du:dateUtc="2024-10-31T08:04:00Z">
        <w:r w:rsidR="009A3335">
          <w:rPr>
            <w:rFonts w:hint="eastAsia"/>
            <w:lang w:val="en-US"/>
          </w:rPr>
          <w:t xml:space="preserve">Pondasi bekisting </w:t>
        </w:r>
      </w:ins>
      <w:r w:rsidRPr="00415DAE">
        <w:rPr>
          <w:lang w:val="en-US"/>
        </w:rPr>
        <w:t>digunakan di bawah panel dinding luar</w:t>
      </w:r>
      <w:ins w:id="34" w:author="qwe0579" w:date="2024-10-31T16:30:00Z" w16du:dateUtc="2024-10-31T07:30:00Z">
        <w:r w:rsidR="0075507C">
          <w:rPr>
            <w:rFonts w:hint="eastAsia"/>
            <w:lang w:val="en-US"/>
          </w:rPr>
          <w:t>.</w:t>
        </w:r>
      </w:ins>
    </w:p>
    <w:p w14:paraId="78BCDD89" w14:textId="53E3CD02" w:rsidR="00415DAE" w:rsidRDefault="001060E3" w:rsidP="00615F10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3.</w:t>
      </w:r>
      <w:r>
        <w:rPr>
          <w:lang w:val="en-US"/>
        </w:rPr>
        <w:tab/>
      </w:r>
      <w:r w:rsidR="00415DAE">
        <w:rPr>
          <w:rFonts w:hint="eastAsia"/>
          <w:lang w:val="en-US"/>
        </w:rPr>
        <w:t>パネルとパネルを　くぎで</w:t>
      </w:r>
      <w:r w:rsidR="0096163B">
        <w:rPr>
          <w:rFonts w:hint="eastAsia"/>
          <w:lang w:val="en-US"/>
        </w:rPr>
        <w:t xml:space="preserve">とめるときは　かならず　くぎはうちこんで　</w:t>
      </w:r>
      <w:r>
        <w:rPr>
          <w:lang w:val="en-US"/>
        </w:rPr>
        <w:br/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ab/>
      </w:r>
      <w:r w:rsidR="0096163B">
        <w:rPr>
          <w:rFonts w:hint="eastAsia"/>
          <w:lang w:val="en-US"/>
        </w:rPr>
        <w:t>しまいます。</w:t>
      </w:r>
    </w:p>
    <w:p w14:paraId="339A7448" w14:textId="6B741EAD" w:rsidR="0096163B" w:rsidRDefault="0096163B" w:rsidP="001060E3">
      <w:pPr>
        <w:ind w:firstLine="720"/>
        <w:rPr>
          <w:lang w:val="en-US"/>
        </w:rPr>
      </w:pPr>
      <w:r>
        <w:rPr>
          <w:lang w:val="en-US"/>
        </w:rPr>
        <w:t>Saat memaku panel ke panel, paku selalu di</w:t>
      </w:r>
      <w:del w:id="35" w:author="qwe0579" w:date="2024-10-31T16:30:00Z" w16du:dateUtc="2024-10-31T07:30:00Z">
        <w:r w:rsidDel="0075507C">
          <w:rPr>
            <w:lang w:val="en-US"/>
          </w:rPr>
          <w:delText xml:space="preserve"> </w:delText>
        </w:r>
      </w:del>
      <w:r>
        <w:rPr>
          <w:lang w:val="en-US"/>
        </w:rPr>
        <w:t>dorong masuk.</w:t>
      </w:r>
    </w:p>
    <w:p w14:paraId="60C9CE07" w14:textId="25BC9BC6" w:rsidR="0096163B" w:rsidRDefault="001060E3" w:rsidP="00615F10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4.</w:t>
      </w:r>
      <w:r>
        <w:rPr>
          <w:lang w:val="en-US"/>
        </w:rPr>
        <w:tab/>
      </w:r>
      <w:r w:rsidR="0096163B">
        <w:rPr>
          <w:rFonts w:hint="eastAsia"/>
          <w:lang w:val="en-US"/>
        </w:rPr>
        <w:t>かいたいしたパイプは　かべに　たてかけておきます。</w:t>
      </w:r>
    </w:p>
    <w:p w14:paraId="4E5CD9E1" w14:textId="3744B78A" w:rsidR="00193DF3" w:rsidRDefault="0096163B" w:rsidP="001060E3">
      <w:pPr>
        <w:ind w:firstLine="720"/>
        <w:rPr>
          <w:lang w:val="en-US"/>
        </w:rPr>
      </w:pPr>
      <w:r w:rsidRPr="0096163B">
        <w:rPr>
          <w:lang w:val="en-US"/>
        </w:rPr>
        <w:t>Letakkan pipa yang telah dibongkar ke dinding.</w:t>
      </w:r>
    </w:p>
    <w:p w14:paraId="624205AB" w14:textId="5612C695" w:rsidR="0096163B" w:rsidRDefault="001060E3" w:rsidP="00615F10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5.</w:t>
      </w:r>
      <w:r>
        <w:rPr>
          <w:lang w:val="en-US"/>
        </w:rPr>
        <w:tab/>
      </w:r>
      <w:r w:rsidR="00F908B1">
        <w:rPr>
          <w:rFonts w:hint="eastAsia"/>
          <w:lang w:val="en-US"/>
        </w:rPr>
        <w:t>コンクリートを　うつときは　バイブレータを　てっきんにあてます。</w:t>
      </w:r>
    </w:p>
    <w:p w14:paraId="32BE7605" w14:textId="1A311C49" w:rsidR="003460E2" w:rsidRDefault="00B16EA8" w:rsidP="001060E3">
      <w:pPr>
        <w:ind w:firstLine="720"/>
        <w:rPr>
          <w:rFonts w:hint="eastAsia"/>
          <w:lang w:val="en-US"/>
        </w:rPr>
      </w:pPr>
      <w:r w:rsidRPr="00B16EA8">
        <w:rPr>
          <w:lang w:val="en-US"/>
        </w:rPr>
        <w:t>Saat menuangkan beton, gunakan vibrator ke tulangan</w:t>
      </w:r>
      <w:ins w:id="36" w:author="qwe0579" w:date="2024-10-31T17:04:00Z" w16du:dateUtc="2024-10-31T08:04:00Z">
        <w:r w:rsidR="009A3335">
          <w:rPr>
            <w:rFonts w:hint="eastAsia"/>
            <w:lang w:val="en-US"/>
          </w:rPr>
          <w:t xml:space="preserve"> besi</w:t>
        </w:r>
      </w:ins>
      <w:ins w:id="37" w:author="qwe0579" w:date="2024-10-31T16:30:00Z" w16du:dateUtc="2024-10-31T07:30:00Z">
        <w:r w:rsidR="001614ED">
          <w:rPr>
            <w:rFonts w:hint="eastAsia"/>
            <w:lang w:val="en-US"/>
          </w:rPr>
          <w:t>.</w:t>
        </w:r>
      </w:ins>
    </w:p>
    <w:p w14:paraId="3C2E3BC3" w14:textId="5B223669" w:rsidR="002F49A0" w:rsidRDefault="001060E3" w:rsidP="00615F10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6.</w:t>
      </w:r>
      <w:r>
        <w:rPr>
          <w:lang w:val="en-US"/>
        </w:rPr>
        <w:tab/>
      </w:r>
      <w:r w:rsidR="002F49A0">
        <w:rPr>
          <w:rFonts w:hint="eastAsia"/>
          <w:lang w:val="en-US"/>
        </w:rPr>
        <w:t>パネルを　つくるときの　ベニヤは　あつみ</w:t>
      </w:r>
      <w:r w:rsidR="002F49A0">
        <w:rPr>
          <w:rFonts w:hint="eastAsia"/>
          <w:lang w:val="en-US"/>
        </w:rPr>
        <w:t>5.5</w:t>
      </w:r>
      <w:r w:rsidR="002F49A0">
        <w:rPr>
          <w:rFonts w:hint="eastAsia"/>
          <w:lang w:val="en-US"/>
        </w:rPr>
        <w:t>㎜を　いつもつかいます。</w:t>
      </w:r>
    </w:p>
    <w:p w14:paraId="449A1134" w14:textId="78C6CD80" w:rsidR="002F49A0" w:rsidRDefault="002F49A0" w:rsidP="001060E3">
      <w:pPr>
        <w:ind w:firstLine="720"/>
        <w:rPr>
          <w:rFonts w:hint="eastAsia"/>
          <w:lang w:val="en-US"/>
        </w:rPr>
      </w:pPr>
      <w:r>
        <w:rPr>
          <w:lang w:val="en-US"/>
        </w:rPr>
        <w:t xml:space="preserve">Ketika membuat panel, selalu </w:t>
      </w:r>
      <w:del w:id="38" w:author="qwe0579" w:date="2024-10-31T17:04:00Z" w16du:dateUtc="2024-10-31T08:04:00Z">
        <w:r w:rsidDel="00DF0836">
          <w:rPr>
            <w:lang w:val="en-US"/>
          </w:rPr>
          <w:delText>meng</w:delText>
        </w:r>
      </w:del>
      <w:r>
        <w:rPr>
          <w:lang w:val="en-US"/>
        </w:rPr>
        <w:t>gunakan papan beniya setebal 5.5 mm</w:t>
      </w:r>
      <w:ins w:id="39" w:author="qwe0579" w:date="2024-10-31T16:30:00Z" w16du:dateUtc="2024-10-31T07:30:00Z">
        <w:r w:rsidR="001614ED">
          <w:rPr>
            <w:rFonts w:hint="eastAsia"/>
            <w:lang w:val="en-US"/>
          </w:rPr>
          <w:t>.</w:t>
        </w:r>
      </w:ins>
    </w:p>
    <w:p w14:paraId="67BCE2C6" w14:textId="50BC4335" w:rsidR="002F49A0" w:rsidRDefault="001060E3" w:rsidP="00615F10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7.</w:t>
      </w:r>
      <w:r>
        <w:rPr>
          <w:lang w:val="en-US"/>
        </w:rPr>
        <w:tab/>
      </w:r>
      <w:r w:rsidR="002F49A0">
        <w:rPr>
          <w:rFonts w:hint="eastAsia"/>
          <w:lang w:val="en-US"/>
        </w:rPr>
        <w:t>この　ひょうしきが　あるところには　はいってはいけません。</w:t>
      </w:r>
    </w:p>
    <w:p w14:paraId="0FD304A9" w14:textId="454BA20A" w:rsidR="002F49A0" w:rsidRDefault="002F49A0" w:rsidP="001060E3">
      <w:pPr>
        <w:ind w:firstLine="720"/>
        <w:rPr>
          <w:rFonts w:hint="eastAsia"/>
          <w:lang w:val="en-US"/>
        </w:rPr>
      </w:pPr>
      <w:r w:rsidRPr="002F49A0">
        <w:rPr>
          <w:lang w:val="en-US"/>
        </w:rPr>
        <w:t xml:space="preserve">Jangan masuk ke tempat </w:t>
      </w:r>
      <w:r>
        <w:rPr>
          <w:lang w:val="en-US"/>
        </w:rPr>
        <w:t>yang ber</w:t>
      </w:r>
      <w:r w:rsidRPr="002F49A0">
        <w:rPr>
          <w:lang w:val="en-US"/>
        </w:rPr>
        <w:t>tanda ini</w:t>
      </w:r>
      <w:ins w:id="40" w:author="qwe0579" w:date="2024-10-31T16:30:00Z" w16du:dateUtc="2024-10-31T07:30:00Z">
        <w:r w:rsidR="00252ECC">
          <w:rPr>
            <w:rFonts w:hint="eastAsia"/>
            <w:lang w:val="en-US"/>
          </w:rPr>
          <w:t>.</w:t>
        </w:r>
      </w:ins>
    </w:p>
    <w:p w14:paraId="18C9DACF" w14:textId="613C0246" w:rsidR="002F49A0" w:rsidRDefault="001060E3" w:rsidP="00615F10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8.</w:t>
      </w:r>
      <w:r>
        <w:rPr>
          <w:lang w:val="en-US"/>
        </w:rPr>
        <w:tab/>
      </w:r>
      <w:r w:rsidR="002F49A0">
        <w:rPr>
          <w:rFonts w:hint="eastAsia"/>
          <w:lang w:val="en-US"/>
        </w:rPr>
        <w:t>いどうしきあしば（ローリングタワー）のうえではきゃたつを　つかっては</w:t>
      </w:r>
      <w:r>
        <w:rPr>
          <w:lang w:val="en-US"/>
        </w:rPr>
        <w:br/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ab/>
      </w:r>
      <w:r w:rsidR="002F49A0">
        <w:rPr>
          <w:rFonts w:hint="eastAsia"/>
          <w:lang w:val="en-US"/>
        </w:rPr>
        <w:t>いけません。</w:t>
      </w:r>
    </w:p>
    <w:p w14:paraId="7C7594C9" w14:textId="29B102E1" w:rsidR="002F49A0" w:rsidRDefault="00906793" w:rsidP="001060E3">
      <w:pPr>
        <w:ind w:firstLine="720"/>
        <w:rPr>
          <w:rFonts w:hint="eastAsia"/>
          <w:lang w:val="en-US"/>
        </w:rPr>
      </w:pPr>
      <w:r w:rsidRPr="00906793">
        <w:rPr>
          <w:lang w:val="en-US"/>
        </w:rPr>
        <w:t>Jangan menggunakan stepladder</w:t>
      </w:r>
      <w:del w:id="41" w:author="qwe0579" w:date="2024-10-31T16:30:00Z" w16du:dateUtc="2024-10-31T07:30:00Z">
        <w:r w:rsidRPr="00906793" w:rsidDel="00725F7B">
          <w:rPr>
            <w:lang w:val="en-US"/>
          </w:rPr>
          <w:delText>s</w:delText>
        </w:r>
      </w:del>
      <w:r w:rsidRPr="00906793">
        <w:rPr>
          <w:lang w:val="en-US"/>
        </w:rPr>
        <w:t xml:space="preserve"> pada </w:t>
      </w:r>
      <w:del w:id="42" w:author="qwe0579" w:date="2024-10-31T17:04:00Z" w16du:dateUtc="2024-10-31T08:04:00Z">
        <w:r w:rsidRPr="00906793" w:rsidDel="00B00671">
          <w:rPr>
            <w:lang w:val="en-US"/>
          </w:rPr>
          <w:delText>mobile scaffolds</w:delText>
        </w:r>
      </w:del>
      <w:ins w:id="43" w:author="qwe0579" w:date="2024-10-31T17:04:00Z" w16du:dateUtc="2024-10-31T08:04:00Z">
        <w:r w:rsidR="00B00671">
          <w:rPr>
            <w:rFonts w:hint="eastAsia"/>
            <w:lang w:val="en-US"/>
          </w:rPr>
          <w:t>per</w:t>
        </w:r>
      </w:ins>
      <w:ins w:id="44" w:author="qwe0579" w:date="2024-10-31T17:05:00Z" w16du:dateUtc="2024-10-31T08:05:00Z">
        <w:r w:rsidR="00B00671">
          <w:rPr>
            <w:rFonts w:hint="eastAsia"/>
            <w:lang w:val="en-US"/>
          </w:rPr>
          <w:t>ancah portabel</w:t>
        </w:r>
      </w:ins>
      <w:r w:rsidRPr="00906793">
        <w:rPr>
          <w:lang w:val="en-US"/>
        </w:rPr>
        <w:t xml:space="preserve"> (rolling tower)</w:t>
      </w:r>
      <w:ins w:id="45" w:author="qwe0579" w:date="2024-10-31T16:30:00Z" w16du:dateUtc="2024-10-31T07:30:00Z">
        <w:r w:rsidR="00725F7B">
          <w:rPr>
            <w:rFonts w:hint="eastAsia"/>
            <w:lang w:val="en-US"/>
          </w:rPr>
          <w:t>.</w:t>
        </w:r>
      </w:ins>
    </w:p>
    <w:p w14:paraId="50587414" w14:textId="1677B13E" w:rsidR="00906793" w:rsidRDefault="001060E3" w:rsidP="001060E3">
      <w:pPr>
        <w:ind w:left="716" w:hanging="716"/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9.</w:t>
      </w:r>
      <w:r>
        <w:rPr>
          <w:lang w:val="en-US"/>
        </w:rPr>
        <w:tab/>
      </w:r>
      <w:r>
        <w:rPr>
          <w:rFonts w:hint="eastAsia"/>
          <w:lang w:val="en-US"/>
        </w:rPr>
        <w:t xml:space="preserve">けいたいようまるのこは　じぶんのもので　あれば　しようまえてんけんは　</w:t>
      </w:r>
      <w:r>
        <w:rPr>
          <w:lang w:val="en-US"/>
        </w:rPr>
        <w:br/>
      </w:r>
      <w:r>
        <w:rPr>
          <w:rFonts w:hint="eastAsia"/>
          <w:lang w:val="en-US"/>
        </w:rPr>
        <w:t>ひつようありません。</w:t>
      </w:r>
    </w:p>
    <w:p w14:paraId="25EC4DF4" w14:textId="3BFF25A9" w:rsidR="001060E3" w:rsidRDefault="001060E3" w:rsidP="001060E3">
      <w:pPr>
        <w:ind w:firstLine="716"/>
        <w:rPr>
          <w:lang w:val="en-US"/>
        </w:rPr>
      </w:pPr>
      <w:r>
        <w:rPr>
          <w:lang w:val="en-US"/>
        </w:rPr>
        <w:t xml:space="preserve">Jika anda memiliki gergaji bulat portable, anda tidak perlu melakukan pengecekan sebelum </w:t>
      </w:r>
      <w:r>
        <w:rPr>
          <w:lang w:val="en-US"/>
        </w:rPr>
        <w:br/>
        <w:t xml:space="preserve"> </w:t>
      </w:r>
      <w:r>
        <w:rPr>
          <w:lang w:val="en-US"/>
        </w:rPr>
        <w:tab/>
        <w:t>menggunakannya.</w:t>
      </w:r>
    </w:p>
    <w:p w14:paraId="46549E62" w14:textId="0120BF54" w:rsidR="001060E3" w:rsidRDefault="001060E3" w:rsidP="001060E3">
      <w:pPr>
        <w:rPr>
          <w:lang w:val="en-US"/>
        </w:rPr>
      </w:pPr>
      <w:r>
        <w:rPr>
          <w:lang w:val="en-US"/>
        </w:rPr>
        <w:t>20.</w:t>
      </w:r>
      <w:r>
        <w:rPr>
          <w:lang w:val="en-US"/>
        </w:rPr>
        <w:tab/>
      </w:r>
      <w:r>
        <w:rPr>
          <w:rFonts w:hint="eastAsia"/>
          <w:lang w:val="en-US"/>
        </w:rPr>
        <w:t>ほごぐを　つけて　さぎょうが　しにくいときでも　ほごぐはつけて　さぎょう</w:t>
      </w:r>
      <w:r>
        <w:rPr>
          <w:lang w:val="en-US"/>
        </w:rPr>
        <w:br/>
      </w:r>
      <w:r>
        <w:rPr>
          <w:lang w:val="en-US"/>
        </w:rPr>
        <w:tab/>
      </w:r>
      <w:r>
        <w:rPr>
          <w:rFonts w:hint="eastAsia"/>
          <w:lang w:val="en-US"/>
        </w:rPr>
        <w:t>します。</w:t>
      </w:r>
    </w:p>
    <w:p w14:paraId="69A7C6F8" w14:textId="1BE67A18" w:rsidR="001060E3" w:rsidRDefault="00C27343" w:rsidP="00C27343">
      <w:pPr>
        <w:ind w:firstLine="720"/>
        <w:rPr>
          <w:lang w:val="en-US"/>
        </w:rPr>
      </w:pPr>
      <w:r w:rsidRPr="00C27343">
        <w:rPr>
          <w:lang w:val="en-US"/>
        </w:rPr>
        <w:t>Kenakan perlengkapan pelindung bahkan saat sulit untuk bekerja dengan</w:t>
      </w:r>
      <w:r>
        <w:rPr>
          <w:lang w:val="en-US"/>
        </w:rPr>
        <w:t xml:space="preserve"> alat itu</w:t>
      </w:r>
      <w:r w:rsidRPr="00C27343">
        <w:rPr>
          <w:lang w:val="en-US"/>
        </w:rPr>
        <w:t>.</w:t>
      </w:r>
    </w:p>
    <w:p w14:paraId="59344B6E" w14:textId="77777777" w:rsidR="002F49A0" w:rsidRPr="00615F10" w:rsidRDefault="002F49A0" w:rsidP="00615F10">
      <w:pPr>
        <w:rPr>
          <w:lang w:val="en-US"/>
        </w:rPr>
      </w:pPr>
    </w:p>
    <w:sectPr w:rsidR="002F49A0" w:rsidRPr="00615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6D78F1"/>
    <w:multiLevelType w:val="hybridMultilevel"/>
    <w:tmpl w:val="0C30D514"/>
    <w:lvl w:ilvl="0" w:tplc="38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69E5398A"/>
    <w:multiLevelType w:val="hybridMultilevel"/>
    <w:tmpl w:val="365CB5BA"/>
    <w:lvl w:ilvl="0" w:tplc="C0CAAD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162967">
    <w:abstractNumId w:val="0"/>
  </w:num>
  <w:num w:numId="2" w16cid:durableId="206401323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qwe0579">
    <w15:presenceInfo w15:providerId="AD" w15:userId="S::qwe0579@2019pro.work::fafda61e-e4ec-450b-8926-943e5d094da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A5"/>
    <w:rsid w:val="000557CB"/>
    <w:rsid w:val="00080D9B"/>
    <w:rsid w:val="001032B7"/>
    <w:rsid w:val="001060E3"/>
    <w:rsid w:val="001614ED"/>
    <w:rsid w:val="00193DF3"/>
    <w:rsid w:val="00204061"/>
    <w:rsid w:val="00252ECC"/>
    <w:rsid w:val="002F49A0"/>
    <w:rsid w:val="003460E2"/>
    <w:rsid w:val="00415DAE"/>
    <w:rsid w:val="004A34B5"/>
    <w:rsid w:val="00527921"/>
    <w:rsid w:val="005326CC"/>
    <w:rsid w:val="005E786B"/>
    <w:rsid w:val="00615F10"/>
    <w:rsid w:val="00725F7B"/>
    <w:rsid w:val="0075507C"/>
    <w:rsid w:val="00765EE2"/>
    <w:rsid w:val="00766CA1"/>
    <w:rsid w:val="007870B4"/>
    <w:rsid w:val="007B7540"/>
    <w:rsid w:val="00811786"/>
    <w:rsid w:val="00827C6A"/>
    <w:rsid w:val="00830497"/>
    <w:rsid w:val="00906793"/>
    <w:rsid w:val="0096163B"/>
    <w:rsid w:val="009A3335"/>
    <w:rsid w:val="00A4514C"/>
    <w:rsid w:val="00A903A5"/>
    <w:rsid w:val="00AA527C"/>
    <w:rsid w:val="00AE4DE2"/>
    <w:rsid w:val="00B00671"/>
    <w:rsid w:val="00B16EA8"/>
    <w:rsid w:val="00BA0419"/>
    <w:rsid w:val="00C27343"/>
    <w:rsid w:val="00C335A5"/>
    <w:rsid w:val="00C93DEB"/>
    <w:rsid w:val="00DF0836"/>
    <w:rsid w:val="00E15CC0"/>
    <w:rsid w:val="00EE1011"/>
    <w:rsid w:val="00F908B1"/>
    <w:rsid w:val="00FE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9DD6BBE"/>
  <w15:chartTrackingRefBased/>
  <w15:docId w15:val="{0A4AB6D5-A1CB-4365-91A3-4761E063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ＭＳ 明朝" w:hAnsiTheme="minorHAnsi" w:cstheme="minorBidi"/>
        <w:kern w:val="2"/>
        <w:sz w:val="22"/>
        <w:szCs w:val="28"/>
        <w:lang w:val="en-ID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03A5"/>
    <w:pPr>
      <w:ind w:left="720"/>
      <w:contextualSpacing/>
    </w:pPr>
  </w:style>
  <w:style w:type="paragraph" w:styleId="a4">
    <w:name w:val="Revision"/>
    <w:hidden/>
    <w:uiPriority w:val="99"/>
    <w:semiHidden/>
    <w:rsid w:val="001032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 Fuji Sukses Mandiri Nusantara</dc:creator>
  <cp:keywords/>
  <dc:description/>
  <cp:lastModifiedBy>qwe0579</cp:lastModifiedBy>
  <cp:revision>21</cp:revision>
  <dcterms:created xsi:type="dcterms:W3CDTF">2023-04-18T03:28:00Z</dcterms:created>
  <dcterms:modified xsi:type="dcterms:W3CDTF">2024-10-31T08:05:00Z</dcterms:modified>
</cp:coreProperties>
</file>