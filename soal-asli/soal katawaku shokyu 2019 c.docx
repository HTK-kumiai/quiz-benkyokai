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C3B06" w14:textId="27405614" w:rsidR="00BA0419" w:rsidRDefault="00BE124D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.</w:t>
      </w:r>
      <w:r>
        <w:rPr>
          <w:lang w:val="en-US"/>
        </w:rPr>
        <w:tab/>
      </w:r>
      <w:r w:rsidR="005B59A0">
        <w:rPr>
          <w:rFonts w:hint="eastAsia"/>
          <w:lang w:val="en-US"/>
        </w:rPr>
        <w:t>これはフォームタイです。</w:t>
      </w:r>
    </w:p>
    <w:p w14:paraId="11456BF8" w14:textId="0DD84CF1" w:rsidR="005B59A0" w:rsidRDefault="005B59A0" w:rsidP="00BE124D">
      <w:pPr>
        <w:ind w:firstLine="720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del w:id="0" w:author="qwe0579" w:date="2024-10-31T17:05:00Z" w16du:dateUtc="2024-10-31T08:05:00Z">
        <w:r w:rsidDel="00933FA1">
          <w:rPr>
            <w:rFonts w:hint="eastAsia"/>
            <w:lang w:val="en-US"/>
          </w:rPr>
          <w:delText>Fomutai</w:delText>
        </w:r>
      </w:del>
      <w:ins w:id="1" w:author="qwe0579" w:date="2024-10-31T17:05:00Z" w16du:dateUtc="2024-10-31T08:05:00Z">
        <w:r w:rsidR="00933FA1">
          <w:rPr>
            <w:rFonts w:hint="eastAsia"/>
            <w:lang w:val="en-US"/>
          </w:rPr>
          <w:t>(form tie)</w:t>
        </w:r>
      </w:ins>
      <w:r>
        <w:rPr>
          <w:lang w:val="en-US"/>
        </w:rPr>
        <w:t xml:space="preserve"> </w:t>
      </w:r>
    </w:p>
    <w:p w14:paraId="3331C432" w14:textId="2426374C" w:rsidR="005B59A0" w:rsidRDefault="005B59A0" w:rsidP="00BE124D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E6C0DBE" wp14:editId="2578BE38">
            <wp:extent cx="3505200" cy="59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26FD" w14:textId="076E39C1" w:rsidR="005B59A0" w:rsidRDefault="00BE124D">
      <w:pPr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.</w:t>
      </w:r>
      <w:r>
        <w:rPr>
          <w:lang w:val="en-US"/>
        </w:rPr>
        <w:tab/>
      </w:r>
      <w:r w:rsidR="005B59A0">
        <w:rPr>
          <w:rFonts w:hint="eastAsia"/>
          <w:lang w:val="en-US"/>
        </w:rPr>
        <w:t>これは　ねがらみクランプです。</w:t>
      </w:r>
    </w:p>
    <w:p w14:paraId="79624B4D" w14:textId="21AD4EFA" w:rsidR="005B59A0" w:rsidRDefault="005B59A0" w:rsidP="00BE124D">
      <w:pPr>
        <w:ind w:firstLine="720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del w:id="2" w:author="qwe0579" w:date="2024-10-31T17:08:00Z" w16du:dateUtc="2024-10-31T08:08:00Z">
        <w:r w:rsidDel="00933FA1">
          <w:rPr>
            <w:lang w:val="en-US"/>
          </w:rPr>
          <w:delText>penjepit negaram</w:delText>
        </w:r>
      </w:del>
      <w:proofErr w:type="spellStart"/>
      <w:ins w:id="3" w:author="qwe0579" w:date="2024-10-31T17:08:00Z" w16du:dateUtc="2024-10-31T08:08:00Z">
        <w:r w:rsidR="00933FA1">
          <w:rPr>
            <w:rFonts w:hint="eastAsia"/>
            <w:lang w:val="en-US"/>
          </w:rPr>
          <w:t>klem</w:t>
        </w:r>
        <w:proofErr w:type="spellEnd"/>
        <w:r w:rsidR="00933FA1">
          <w:rPr>
            <w:rFonts w:hint="eastAsia"/>
            <w:lang w:val="en-US"/>
          </w:rPr>
          <w:t xml:space="preserve"> </w:t>
        </w:r>
        <w:proofErr w:type="spellStart"/>
        <w:r w:rsidR="00933FA1">
          <w:rPr>
            <w:rFonts w:hint="eastAsia"/>
            <w:lang w:val="en-US"/>
          </w:rPr>
          <w:t>penyambung</w:t>
        </w:r>
      </w:ins>
      <w:r>
        <w:rPr>
          <w:lang w:val="en-US"/>
        </w:rPr>
        <w:t>i</w:t>
      </w:r>
      <w:proofErr w:type="spellEnd"/>
    </w:p>
    <w:p w14:paraId="36036D93" w14:textId="7F68DD4C" w:rsidR="005B59A0" w:rsidRDefault="005B59A0" w:rsidP="00BE124D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66DBFA4" wp14:editId="477C1CC7">
            <wp:extent cx="1752600" cy="8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B919" w14:textId="27F1ADD2" w:rsidR="005B59A0" w:rsidRDefault="00BE124D">
      <w:pPr>
        <w:rPr>
          <w:lang w:val="en-US"/>
        </w:rPr>
      </w:pPr>
      <w:r>
        <w:rPr>
          <w:rFonts w:hint="eastAsia"/>
          <w:lang w:val="en-US"/>
        </w:rPr>
        <w:t>3</w:t>
      </w:r>
      <w:r>
        <w:rPr>
          <w:lang w:val="en-US"/>
        </w:rPr>
        <w:t>.</w:t>
      </w:r>
      <w:r>
        <w:rPr>
          <w:lang w:val="en-US"/>
        </w:rPr>
        <w:tab/>
      </w:r>
      <w:r w:rsidR="005B59A0">
        <w:rPr>
          <w:rFonts w:hint="eastAsia"/>
          <w:lang w:val="en-US"/>
        </w:rPr>
        <w:t>レベルは　かたにかついで　もちます。</w:t>
      </w:r>
    </w:p>
    <w:p w14:paraId="48B026C8" w14:textId="10B8DC12" w:rsidR="005B59A0" w:rsidRDefault="008B5CFF" w:rsidP="00BE124D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dipasang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</w:t>
      </w:r>
      <w:proofErr w:type="spellEnd"/>
      <w:ins w:id="4" w:author="qwe0579" w:date="2024-10-31T17:08:00Z" w16du:dateUtc="2024-10-31T08:08:00Z">
        <w:r w:rsidR="00D47E6B">
          <w:rPr>
            <w:rFonts w:hint="eastAsia"/>
            <w:lang w:val="en-US"/>
          </w:rPr>
          <w:t>.</w:t>
        </w:r>
      </w:ins>
    </w:p>
    <w:p w14:paraId="5671026A" w14:textId="51499AAC" w:rsidR="008B5CFF" w:rsidRDefault="00BE124D">
      <w:pPr>
        <w:rPr>
          <w:lang w:val="en-US"/>
        </w:rPr>
      </w:pPr>
      <w:r>
        <w:rPr>
          <w:rFonts w:hint="eastAsia"/>
          <w:lang w:val="en-US"/>
        </w:rPr>
        <w:t>4</w:t>
      </w:r>
      <w:r>
        <w:rPr>
          <w:lang w:val="en-US"/>
        </w:rPr>
        <w:t>.</w:t>
      </w:r>
      <w:r>
        <w:rPr>
          <w:lang w:val="en-US"/>
        </w:rPr>
        <w:tab/>
      </w:r>
      <w:r w:rsidR="008B5CFF">
        <w:rPr>
          <w:rFonts w:hint="eastAsia"/>
          <w:lang w:val="en-US"/>
        </w:rPr>
        <w:t>これは　わくぐみあしば　です。</w:t>
      </w:r>
    </w:p>
    <w:p w14:paraId="078C667A" w14:textId="14F334A9" w:rsidR="008B5CFF" w:rsidRDefault="008B5CFF" w:rsidP="00BE124D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del w:id="5" w:author="qwe0579" w:date="2024-10-31T17:08:00Z" w16du:dateUtc="2024-10-31T08:08:00Z">
        <w:r w:rsidDel="00D47E6B">
          <w:rPr>
            <w:lang w:val="en-US"/>
          </w:rPr>
          <w:delText>wakugumi ashiba</w:delText>
        </w:r>
      </w:del>
      <w:proofErr w:type="spellStart"/>
      <w:ins w:id="6" w:author="qwe0579" w:date="2024-10-31T17:08:00Z" w16du:dateUtc="2024-10-31T08:08:00Z">
        <w:r w:rsidR="00D47E6B">
          <w:rPr>
            <w:rFonts w:hint="eastAsia"/>
            <w:lang w:val="en-US"/>
          </w:rPr>
          <w:t>perancah</w:t>
        </w:r>
        <w:proofErr w:type="spellEnd"/>
        <w:r w:rsidR="00D47E6B">
          <w:rPr>
            <w:rFonts w:hint="eastAsia"/>
            <w:lang w:val="en-US"/>
          </w:rPr>
          <w:t xml:space="preserve"> </w:t>
        </w:r>
        <w:proofErr w:type="spellStart"/>
        <w:r w:rsidR="00D47E6B">
          <w:rPr>
            <w:rFonts w:hint="eastAsia"/>
            <w:lang w:val="en-US"/>
          </w:rPr>
          <w:t>wakugumi</w:t>
        </w:r>
        <w:proofErr w:type="spellEnd"/>
        <w:r w:rsidR="00D47E6B">
          <w:rPr>
            <w:rFonts w:hint="eastAsia"/>
            <w:lang w:val="en-US"/>
          </w:rPr>
          <w:t>.</w:t>
        </w:r>
      </w:ins>
    </w:p>
    <w:p w14:paraId="730CD0AC" w14:textId="1B163328" w:rsidR="008B5CFF" w:rsidRDefault="008B5CFF" w:rsidP="00BE124D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87977DA" wp14:editId="18193BC2">
            <wp:extent cx="2673350" cy="238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496B" w14:textId="0A55A58A" w:rsidR="008B5CFF" w:rsidRDefault="00BE124D">
      <w:pPr>
        <w:rPr>
          <w:lang w:val="en-US"/>
        </w:rPr>
      </w:pPr>
      <w:r>
        <w:rPr>
          <w:rFonts w:hint="eastAsia"/>
          <w:lang w:val="en-US"/>
        </w:rPr>
        <w:t>5</w:t>
      </w:r>
      <w:r>
        <w:rPr>
          <w:lang w:val="en-US"/>
        </w:rPr>
        <w:t>.</w:t>
      </w:r>
      <w:r>
        <w:rPr>
          <w:lang w:val="en-US"/>
        </w:rPr>
        <w:tab/>
      </w:r>
      <w:r w:rsidR="008B5CFF">
        <w:rPr>
          <w:rFonts w:hint="eastAsia"/>
          <w:lang w:val="en-US"/>
        </w:rPr>
        <w:t>ごうはんせいかたわくは　くりかえし　つかいません。</w:t>
      </w:r>
    </w:p>
    <w:p w14:paraId="48258E8D" w14:textId="06F03621" w:rsidR="008B5CFF" w:rsidRDefault="008B5CFF" w:rsidP="00BE124D">
      <w:pPr>
        <w:ind w:firstLine="720"/>
        <w:rPr>
          <w:lang w:val="en-US"/>
        </w:rPr>
      </w:pPr>
      <w:proofErr w:type="spellStart"/>
      <w:r w:rsidRPr="008B5CFF">
        <w:rPr>
          <w:lang w:val="en-US"/>
        </w:rPr>
        <w:t>Bekisting</w:t>
      </w:r>
      <w:proofErr w:type="spellEnd"/>
      <w:r w:rsidRPr="008B5CFF">
        <w:rPr>
          <w:lang w:val="en-US"/>
        </w:rPr>
        <w:t xml:space="preserve"> </w:t>
      </w:r>
      <w:proofErr w:type="spellStart"/>
      <w:ins w:id="7" w:author="qwe0579" w:date="2024-10-31T17:09:00Z" w16du:dateUtc="2024-10-31T08:09:00Z">
        <w:r w:rsidR="005F4F6B">
          <w:rPr>
            <w:rFonts w:hint="eastAsia"/>
            <w:lang w:val="en-US"/>
          </w:rPr>
          <w:t>dari</w:t>
        </w:r>
        <w:proofErr w:type="spellEnd"/>
        <w:r w:rsidR="005F4F6B">
          <w:rPr>
            <w:rFonts w:hint="eastAsia"/>
            <w:lang w:val="en-US"/>
          </w:rPr>
          <w:t xml:space="preserve"> </w:t>
        </w:r>
      </w:ins>
      <w:del w:id="8" w:author="qwe0579" w:date="2024-10-31T17:09:00Z" w16du:dateUtc="2024-10-31T08:09:00Z">
        <w:r w:rsidRPr="008B5CFF" w:rsidDel="005F4F6B">
          <w:rPr>
            <w:lang w:val="en-US"/>
          </w:rPr>
          <w:delText xml:space="preserve">triplek </w:delText>
        </w:r>
      </w:del>
      <w:ins w:id="9" w:author="qwe0579" w:date="2024-10-31T17:09:00Z" w16du:dateUtc="2024-10-31T08:09:00Z">
        <w:r w:rsidR="00753C1B">
          <w:rPr>
            <w:rFonts w:hint="eastAsia"/>
            <w:lang w:val="en-US"/>
          </w:rPr>
          <w:t>plywood</w:t>
        </w:r>
        <w:r w:rsidR="005F4F6B">
          <w:rPr>
            <w:rFonts w:hint="eastAsia"/>
            <w:lang w:val="en-US"/>
          </w:rPr>
          <w:t xml:space="preserve"> </w:t>
        </w:r>
      </w:ins>
      <w:proofErr w:type="spellStart"/>
      <w:r w:rsidRPr="008B5CFF">
        <w:rPr>
          <w:lang w:val="en-US"/>
        </w:rPr>
        <w:t>tidak</w:t>
      </w:r>
      <w:proofErr w:type="spellEnd"/>
      <w:r w:rsidRPr="008B5CFF">
        <w:rPr>
          <w:lang w:val="en-US"/>
        </w:rPr>
        <w:t xml:space="preserve"> </w:t>
      </w:r>
      <w:proofErr w:type="spellStart"/>
      <w:r w:rsidRPr="008B5CFF">
        <w:rPr>
          <w:lang w:val="en-US"/>
        </w:rPr>
        <w:t>digunakan</w:t>
      </w:r>
      <w:proofErr w:type="spellEnd"/>
      <w:r w:rsidRPr="008B5CFF">
        <w:rPr>
          <w:lang w:val="en-US"/>
        </w:rPr>
        <w:t xml:space="preserve"> </w:t>
      </w:r>
      <w:proofErr w:type="spellStart"/>
      <w:r w:rsidRPr="008B5CFF">
        <w:rPr>
          <w:lang w:val="en-US"/>
        </w:rPr>
        <w:t>berulang</w:t>
      </w:r>
      <w:proofErr w:type="spellEnd"/>
      <w:r w:rsidRPr="008B5CFF">
        <w:rPr>
          <w:lang w:val="en-US"/>
        </w:rPr>
        <w:t xml:space="preserve"> kali.</w:t>
      </w:r>
    </w:p>
    <w:p w14:paraId="1D8D0CE1" w14:textId="767790BA" w:rsidR="008B5CFF" w:rsidRDefault="00BE124D">
      <w:pPr>
        <w:rPr>
          <w:lang w:val="en-US"/>
        </w:rPr>
      </w:pPr>
      <w:r>
        <w:rPr>
          <w:rFonts w:hint="eastAsia"/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ab/>
      </w:r>
      <w:r w:rsidR="008B5CFF">
        <w:rPr>
          <w:rFonts w:hint="eastAsia"/>
          <w:lang w:val="en-US"/>
        </w:rPr>
        <w:t>きんぞくせいかたわくには　はくりざいを　ぬらなくても　よいです。</w:t>
      </w:r>
    </w:p>
    <w:p w14:paraId="0952FEAD" w14:textId="6545A006" w:rsidR="008B5CFF" w:rsidRDefault="008B5CFF" w:rsidP="00BE124D">
      <w:pPr>
        <w:ind w:firstLine="720"/>
        <w:rPr>
          <w:lang w:val="en-US"/>
        </w:rPr>
      </w:pPr>
      <w:r w:rsidRPr="008B5CFF">
        <w:rPr>
          <w:lang w:val="en-US"/>
        </w:rPr>
        <w:t xml:space="preserve">Tidak </w:t>
      </w:r>
      <w:proofErr w:type="spellStart"/>
      <w:r w:rsidRPr="008B5CFF">
        <w:rPr>
          <w:lang w:val="en-US"/>
        </w:rPr>
        <w:t>perlu</w:t>
      </w:r>
      <w:proofErr w:type="spellEnd"/>
      <w:r w:rsidRPr="008B5CFF">
        <w:rPr>
          <w:lang w:val="en-US"/>
        </w:rPr>
        <w:t xml:space="preserve"> </w:t>
      </w:r>
      <w:del w:id="10" w:author="qwe0579" w:date="2024-10-31T17:10:00Z" w16du:dateUtc="2024-10-31T08:10:00Z">
        <w:r w:rsidRPr="008B5CFF" w:rsidDel="00AA31B7">
          <w:rPr>
            <w:rFonts w:hint="eastAsia"/>
            <w:lang w:val="en-US"/>
          </w:rPr>
          <w:delText>menggunakan</w:delText>
        </w:r>
      </w:del>
      <w:proofErr w:type="spellStart"/>
      <w:ins w:id="11" w:author="qwe0579" w:date="2024-10-31T17:10:00Z" w16du:dateUtc="2024-10-31T08:10:00Z">
        <w:r w:rsidR="00AA31B7">
          <w:rPr>
            <w:rFonts w:hint="eastAsia"/>
            <w:lang w:val="en-US"/>
          </w:rPr>
          <w:t>melapiskan</w:t>
        </w:r>
      </w:ins>
      <w:proofErr w:type="spellEnd"/>
      <w:r w:rsidRPr="008B5CFF">
        <w:rPr>
          <w:lang w:val="en-US"/>
        </w:rPr>
        <w:t xml:space="preserve"> </w:t>
      </w:r>
      <w:proofErr w:type="spellStart"/>
      <w:r w:rsidRPr="008B5CFF">
        <w:rPr>
          <w:lang w:val="en-US"/>
        </w:rPr>
        <w:t>zat</w:t>
      </w:r>
      <w:proofErr w:type="spellEnd"/>
      <w:r w:rsidRPr="008B5CFF">
        <w:rPr>
          <w:lang w:val="en-US"/>
        </w:rPr>
        <w:t xml:space="preserve"> </w:t>
      </w:r>
      <w:proofErr w:type="spellStart"/>
      <w:r w:rsidRPr="008B5CFF">
        <w:rPr>
          <w:lang w:val="en-US"/>
        </w:rPr>
        <w:t>pe</w:t>
      </w:r>
      <w:r>
        <w:rPr>
          <w:lang w:val="en-US"/>
        </w:rPr>
        <w:t>nghilang</w:t>
      </w:r>
      <w:proofErr w:type="spellEnd"/>
      <w:r>
        <w:rPr>
          <w:lang w:val="en-US"/>
        </w:rPr>
        <w:t xml:space="preserve"> c</w:t>
      </w:r>
      <w:del w:id="12" w:author="qwe0579" w:date="2024-10-31T17:10:00Z" w16du:dateUtc="2024-10-31T08:10:00Z">
        <w:r w:rsidDel="00AA31B7">
          <w:rPr>
            <w:lang w:val="en-US"/>
          </w:rPr>
          <w:delText>h</w:delText>
        </w:r>
      </w:del>
      <w:r>
        <w:rPr>
          <w:lang w:val="en-US"/>
        </w:rPr>
        <w:t>at</w:t>
      </w:r>
      <w:r w:rsidRPr="008B5CFF">
        <w:rPr>
          <w:lang w:val="en-US"/>
        </w:rPr>
        <w:t xml:space="preserve"> pada </w:t>
      </w:r>
      <w:proofErr w:type="spellStart"/>
      <w:r w:rsidRPr="008B5CFF">
        <w:rPr>
          <w:lang w:val="en-US"/>
        </w:rPr>
        <w:t>bekisting</w:t>
      </w:r>
      <w:proofErr w:type="spellEnd"/>
      <w:r w:rsidRPr="008B5CFF">
        <w:rPr>
          <w:lang w:val="en-US"/>
        </w:rPr>
        <w:t xml:space="preserve"> </w:t>
      </w:r>
      <w:proofErr w:type="spellStart"/>
      <w:r w:rsidRPr="008B5CFF">
        <w:rPr>
          <w:lang w:val="en-US"/>
        </w:rPr>
        <w:t>logam</w:t>
      </w:r>
      <w:proofErr w:type="spellEnd"/>
      <w:r w:rsidRPr="008B5CFF">
        <w:rPr>
          <w:lang w:val="en-US"/>
        </w:rPr>
        <w:t>.</w:t>
      </w:r>
    </w:p>
    <w:p w14:paraId="713EFE4B" w14:textId="3DF3C96B" w:rsidR="008B5CFF" w:rsidRDefault="00BE124D" w:rsidP="00BE124D">
      <w:pPr>
        <w:ind w:left="716" w:hanging="716"/>
        <w:rPr>
          <w:lang w:val="en-US"/>
        </w:rPr>
      </w:pPr>
      <w:r>
        <w:rPr>
          <w:rFonts w:hint="eastAsia"/>
          <w:lang w:val="en-US"/>
        </w:rPr>
        <w:t>7</w:t>
      </w:r>
      <w:r>
        <w:rPr>
          <w:lang w:val="en-US"/>
        </w:rPr>
        <w:t>.</w:t>
      </w:r>
      <w:r>
        <w:rPr>
          <w:lang w:val="en-US"/>
        </w:rPr>
        <w:tab/>
      </w:r>
      <w:r w:rsidR="008B5CFF">
        <w:rPr>
          <w:rFonts w:hint="eastAsia"/>
          <w:lang w:val="en-US"/>
        </w:rPr>
        <w:t>ごうはんパネルの５ｘ６とは　はば</w:t>
      </w:r>
      <w:r w:rsidR="008B5CFF">
        <w:rPr>
          <w:rFonts w:hint="eastAsia"/>
          <w:lang w:val="en-US"/>
        </w:rPr>
        <w:t>900mm</w:t>
      </w:r>
      <w:r w:rsidR="008B5CFF">
        <w:rPr>
          <w:rFonts w:hint="eastAsia"/>
          <w:lang w:val="en-US"/>
        </w:rPr>
        <w:t xml:space="preserve">　ながさ</w:t>
      </w:r>
      <w:r w:rsidR="008B5CFF">
        <w:rPr>
          <w:rFonts w:hint="eastAsia"/>
          <w:lang w:val="en-US"/>
        </w:rPr>
        <w:t>1,800</w:t>
      </w:r>
      <w:r w:rsidR="008B5CFF">
        <w:rPr>
          <w:rFonts w:hint="eastAsia"/>
          <w:lang w:val="en-US"/>
        </w:rPr>
        <w:t xml:space="preserve">ｍｍの　</w:t>
      </w:r>
      <w:r>
        <w:rPr>
          <w:lang w:val="en-US"/>
        </w:rPr>
        <w:br/>
      </w:r>
      <w:r w:rsidR="008B5CFF">
        <w:rPr>
          <w:rFonts w:hint="eastAsia"/>
          <w:lang w:val="en-US"/>
        </w:rPr>
        <w:t>すんぽうをいいます。</w:t>
      </w:r>
    </w:p>
    <w:p w14:paraId="1EA21101" w14:textId="77725A5A" w:rsidR="008B5CFF" w:rsidRDefault="008B5CFF" w:rsidP="00BE124D">
      <w:pPr>
        <w:ind w:firstLine="716"/>
        <w:rPr>
          <w:lang w:val="en-US"/>
        </w:rPr>
      </w:pPr>
      <w:r>
        <w:rPr>
          <w:lang w:val="en-US"/>
        </w:rPr>
        <w:t xml:space="preserve">Panel </w:t>
      </w:r>
      <w:del w:id="13" w:author="qwe0579" w:date="2024-10-31T17:10:00Z" w16du:dateUtc="2024-10-31T08:10:00Z">
        <w:r w:rsidDel="006B3C85">
          <w:rPr>
            <w:lang w:val="en-US"/>
          </w:rPr>
          <w:delText xml:space="preserve">triplek </w:delText>
        </w:r>
      </w:del>
      <w:ins w:id="14" w:author="qwe0579" w:date="2024-10-31T17:10:00Z" w16du:dateUtc="2024-10-31T08:10:00Z">
        <w:r w:rsidR="006B3C85">
          <w:rPr>
            <w:rFonts w:hint="eastAsia"/>
            <w:lang w:val="en-US"/>
          </w:rPr>
          <w:t>plywood</w:t>
        </w:r>
        <w:r w:rsidR="006B3C85">
          <w:rPr>
            <w:lang w:val="en-US"/>
          </w:rPr>
          <w:t xml:space="preserve"> </w:t>
        </w:r>
      </w:ins>
      <w:r>
        <w:rPr>
          <w:lang w:val="en-US"/>
        </w:rPr>
        <w:t xml:space="preserve">3x6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del w:id="15" w:author="qwe0579" w:date="2024-10-31T17:11:00Z" w16du:dateUtc="2024-10-31T08:11:00Z">
        <w:r w:rsidDel="006B3C85">
          <w:rPr>
            <w:lang w:val="en-US"/>
          </w:rPr>
          <w:delText xml:space="preserve">ukurannya </w:delText>
        </w:r>
      </w:del>
      <w:proofErr w:type="spellStart"/>
      <w:ins w:id="16" w:author="qwe0579" w:date="2024-10-31T17:11:00Z" w16du:dateUtc="2024-10-31T08:11:00Z">
        <w:r w:rsidR="006B3C85">
          <w:rPr>
            <w:rFonts w:hint="eastAsia"/>
            <w:lang w:val="en-US"/>
          </w:rPr>
          <w:t>menunjuk</w:t>
        </w:r>
        <w:proofErr w:type="spellEnd"/>
        <w:r w:rsidR="006B3C85">
          <w:rPr>
            <w:lang w:val="en-US"/>
          </w:rPr>
          <w:t xml:space="preserve"> </w:t>
        </w:r>
      </w:ins>
      <w:proofErr w:type="spellStart"/>
      <w:r>
        <w:rPr>
          <w:lang w:val="en-US"/>
        </w:rPr>
        <w:t>ketebalan</w:t>
      </w:r>
      <w:proofErr w:type="spellEnd"/>
      <w:r>
        <w:rPr>
          <w:lang w:val="en-US"/>
        </w:rPr>
        <w:t xml:space="preserve"> 900mm dan </w:t>
      </w:r>
      <w:proofErr w:type="spellStart"/>
      <w:r>
        <w:rPr>
          <w:lang w:val="en-US"/>
        </w:rPr>
        <w:t>panjang</w:t>
      </w:r>
      <w:proofErr w:type="spellEnd"/>
      <w:del w:id="17" w:author="qwe0579" w:date="2024-10-31T17:11:00Z" w16du:dateUtc="2024-10-31T08:11:00Z">
        <w:r w:rsidDel="006B3C85">
          <w:rPr>
            <w:lang w:val="en-US"/>
          </w:rPr>
          <w:delText>nya</w:delText>
        </w:r>
      </w:del>
      <w:r>
        <w:rPr>
          <w:lang w:val="en-US"/>
        </w:rPr>
        <w:t xml:space="preserve"> 1,800mm</w:t>
      </w:r>
    </w:p>
    <w:p w14:paraId="50C83AFA" w14:textId="51883967" w:rsidR="008B5CFF" w:rsidRDefault="00BE124D">
      <w:pPr>
        <w:rPr>
          <w:lang w:val="en-US"/>
        </w:rPr>
      </w:pPr>
      <w:r>
        <w:rPr>
          <w:rFonts w:hint="eastAsia"/>
          <w:lang w:val="en-US"/>
        </w:rPr>
        <w:t>8</w:t>
      </w:r>
      <w:r>
        <w:rPr>
          <w:lang w:val="en-US"/>
        </w:rPr>
        <w:t>.</w:t>
      </w:r>
      <w:r>
        <w:rPr>
          <w:lang w:val="en-US"/>
        </w:rPr>
        <w:tab/>
      </w:r>
      <w:r w:rsidR="006571A6">
        <w:rPr>
          <w:rFonts w:hint="eastAsia"/>
          <w:lang w:val="en-US"/>
        </w:rPr>
        <w:t>おおがたパネルの　したごしらえは　くぎを　すくなくして　うちます。</w:t>
      </w:r>
    </w:p>
    <w:p w14:paraId="3FB5F37E" w14:textId="5BA63BD7" w:rsidR="006571A6" w:rsidRDefault="006571A6" w:rsidP="00BE124D">
      <w:pPr>
        <w:ind w:firstLine="720"/>
        <w:rPr>
          <w:rFonts w:hint="eastAsia"/>
          <w:lang w:val="en-US"/>
        </w:rPr>
      </w:pPr>
      <w:proofErr w:type="spellStart"/>
      <w:r w:rsidRPr="006571A6">
        <w:rPr>
          <w:lang w:val="en-US"/>
        </w:rPr>
        <w:lastRenderedPageBreak/>
        <w:t>Persiapan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awal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untuk</w:t>
      </w:r>
      <w:proofErr w:type="spellEnd"/>
      <w:r w:rsidRPr="006571A6">
        <w:rPr>
          <w:lang w:val="en-US"/>
        </w:rPr>
        <w:t xml:space="preserve"> panel </w:t>
      </w:r>
      <w:proofErr w:type="spellStart"/>
      <w:r w:rsidRPr="006571A6">
        <w:rPr>
          <w:lang w:val="en-US"/>
        </w:rPr>
        <w:t>besar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menggunakan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lebih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sedikit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paku</w:t>
      </w:r>
      <w:proofErr w:type="spellEnd"/>
      <w:ins w:id="18" w:author="qwe0579" w:date="2024-10-31T17:11:00Z" w16du:dateUtc="2024-10-31T08:11:00Z">
        <w:r w:rsidR="006D2FA7">
          <w:rPr>
            <w:rFonts w:hint="eastAsia"/>
            <w:lang w:val="en-US"/>
          </w:rPr>
          <w:t>.</w:t>
        </w:r>
      </w:ins>
    </w:p>
    <w:p w14:paraId="5B8DA3C4" w14:textId="7DBA06DC" w:rsidR="006571A6" w:rsidRDefault="00BE124D" w:rsidP="006571A6">
      <w:pPr>
        <w:rPr>
          <w:lang w:val="en-US"/>
        </w:rPr>
      </w:pPr>
      <w:r>
        <w:rPr>
          <w:rFonts w:hint="eastAsia"/>
          <w:lang w:val="en-US"/>
        </w:rPr>
        <w:t>9</w:t>
      </w:r>
      <w:r>
        <w:rPr>
          <w:lang w:val="en-US"/>
        </w:rPr>
        <w:t>.</w:t>
      </w:r>
      <w:r>
        <w:rPr>
          <w:lang w:val="en-US"/>
        </w:rPr>
        <w:tab/>
      </w:r>
      <w:r w:rsidR="006571A6">
        <w:rPr>
          <w:rFonts w:hint="eastAsia"/>
          <w:lang w:val="en-US"/>
        </w:rPr>
        <w:t>はくりざいを　ぬるときは　ゆかにシートなどを　しきます。</w:t>
      </w:r>
    </w:p>
    <w:p w14:paraId="63D06DA5" w14:textId="6F85A17A" w:rsidR="006571A6" w:rsidRDefault="006571A6" w:rsidP="00BE124D">
      <w:pPr>
        <w:ind w:firstLine="720"/>
        <w:rPr>
          <w:lang w:val="en-US"/>
        </w:rPr>
      </w:pPr>
      <w:r w:rsidRPr="00193DF3">
        <w:rPr>
          <w:lang w:val="en-US"/>
        </w:rPr>
        <w:t xml:space="preserve">Saat </w:t>
      </w:r>
      <w:del w:id="19" w:author="qwe0579" w:date="2024-10-31T17:11:00Z" w16du:dateUtc="2024-10-31T08:11:00Z">
        <w:r w:rsidDel="006D2FA7">
          <w:rPr>
            <w:lang w:val="en-US"/>
          </w:rPr>
          <w:delText xml:space="preserve">sedang </w:delText>
        </w:r>
      </w:del>
      <w:proofErr w:type="spellStart"/>
      <w:ins w:id="20" w:author="qwe0579" w:date="2024-10-31T17:11:00Z" w16du:dateUtc="2024-10-31T08:11:00Z">
        <w:r w:rsidR="006D2FA7">
          <w:rPr>
            <w:rFonts w:hint="eastAsia"/>
            <w:lang w:val="en-US"/>
          </w:rPr>
          <w:t>hendak</w:t>
        </w:r>
        <w:proofErr w:type="spellEnd"/>
        <w:r w:rsidR="006D2FA7">
          <w:rPr>
            <w:rFonts w:hint="eastAsia"/>
            <w:lang w:val="en-US"/>
          </w:rPr>
          <w:t xml:space="preserve"> </w:t>
        </w:r>
      </w:ins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pekerjaan</w:t>
      </w:r>
      <w:proofErr w:type="spellEnd"/>
      <w:r>
        <w:rPr>
          <w:lang w:val="en-US"/>
        </w:rPr>
        <w:t xml:space="preserve"> </w:t>
      </w:r>
      <w:proofErr w:type="spellStart"/>
      <w:r w:rsidRPr="00193DF3">
        <w:rPr>
          <w:lang w:val="en-US"/>
        </w:rPr>
        <w:t>penghapus</w:t>
      </w:r>
      <w:ins w:id="21" w:author="qwe0579" w:date="2024-10-31T17:11:00Z" w16du:dateUtc="2024-10-31T08:11:00Z">
        <w:r w:rsidR="006D2FA7">
          <w:rPr>
            <w:rFonts w:hint="eastAsia"/>
            <w:lang w:val="en-US"/>
          </w:rPr>
          <w:t>an</w:t>
        </w:r>
      </w:ins>
      <w:proofErr w:type="spellEnd"/>
      <w:r>
        <w:rPr>
          <w:lang w:val="en-US"/>
        </w:rPr>
        <w:t xml:space="preserve"> cat</w:t>
      </w:r>
      <w:r w:rsidRPr="00193DF3">
        <w:rPr>
          <w:lang w:val="en-US"/>
        </w:rPr>
        <w:t xml:space="preserve">, </w:t>
      </w:r>
      <w:proofErr w:type="spellStart"/>
      <w:r>
        <w:rPr>
          <w:lang w:val="en-US"/>
        </w:rPr>
        <w:t>letak</w:t>
      </w:r>
      <w:ins w:id="22" w:author="qwe0579" w:date="2024-10-31T17:11:00Z" w16du:dateUtc="2024-10-31T08:11:00Z">
        <w:r w:rsidR="006D2FA7">
          <w:rPr>
            <w:rFonts w:hint="eastAsia"/>
            <w:lang w:val="en-US"/>
          </w:rPr>
          <w:t>k</w:t>
        </w:r>
      </w:ins>
      <w:r>
        <w:rPr>
          <w:lang w:val="en-US"/>
        </w:rPr>
        <w:t>an</w:t>
      </w:r>
      <w:proofErr w:type="spellEnd"/>
      <w:r>
        <w:rPr>
          <w:lang w:val="en-US"/>
        </w:rPr>
        <w:t xml:space="preserve"> alas </w:t>
      </w:r>
      <w:proofErr w:type="spellStart"/>
      <w:r>
        <w:rPr>
          <w:lang w:val="en-US"/>
        </w:rPr>
        <w:t>atau</w:t>
      </w:r>
      <w:proofErr w:type="spellEnd"/>
      <w:r w:rsidRPr="00193DF3">
        <w:rPr>
          <w:lang w:val="en-US"/>
        </w:rPr>
        <w:t xml:space="preserve"> </w:t>
      </w:r>
      <w:proofErr w:type="spellStart"/>
      <w:r w:rsidRPr="00193DF3">
        <w:rPr>
          <w:lang w:val="en-US"/>
        </w:rPr>
        <w:t>sejenisnya</w:t>
      </w:r>
      <w:proofErr w:type="spellEnd"/>
      <w:r w:rsidRPr="00193DF3">
        <w:rPr>
          <w:lang w:val="en-US"/>
        </w:rPr>
        <w:t xml:space="preserve"> di </w:t>
      </w:r>
      <w:proofErr w:type="spellStart"/>
      <w:r w:rsidRPr="00193DF3">
        <w:rPr>
          <w:lang w:val="en-US"/>
        </w:rPr>
        <w:t>lantai</w:t>
      </w:r>
      <w:proofErr w:type="spellEnd"/>
      <w:r w:rsidRPr="00193DF3">
        <w:rPr>
          <w:lang w:val="en-US"/>
        </w:rPr>
        <w:t>.</w:t>
      </w:r>
    </w:p>
    <w:p w14:paraId="3D4D662F" w14:textId="64C205EA" w:rsidR="006571A6" w:rsidRDefault="00BE124D" w:rsidP="006571A6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0.</w:t>
      </w:r>
      <w:r>
        <w:rPr>
          <w:lang w:val="en-US"/>
        </w:rPr>
        <w:tab/>
      </w:r>
      <w:r w:rsidR="006571A6">
        <w:rPr>
          <w:rFonts w:hint="eastAsia"/>
          <w:lang w:val="en-US"/>
        </w:rPr>
        <w:t>かたわくは　すきまがあるように　くみたてます。</w:t>
      </w:r>
    </w:p>
    <w:p w14:paraId="5D55E460" w14:textId="347DAA77" w:rsidR="006571A6" w:rsidRDefault="006571A6" w:rsidP="00BE124D">
      <w:pPr>
        <w:ind w:firstLine="720"/>
        <w:rPr>
          <w:lang w:val="en-US"/>
        </w:rPr>
      </w:pPr>
      <w:r>
        <w:rPr>
          <w:lang w:val="en-US"/>
        </w:rPr>
        <w:t xml:space="preserve">Pasang </w:t>
      </w:r>
      <w:proofErr w:type="spellStart"/>
      <w:r>
        <w:rPr>
          <w:lang w:val="en-US"/>
        </w:rPr>
        <w:t>bekisting</w:t>
      </w:r>
      <w:proofErr w:type="spellEnd"/>
      <w:r>
        <w:rPr>
          <w:lang w:val="en-US"/>
        </w:rPr>
        <w:t xml:space="preserve"> </w:t>
      </w:r>
      <w:del w:id="23" w:author="qwe0579" w:date="2024-10-31T17:11:00Z" w16du:dateUtc="2024-10-31T08:11:00Z">
        <w:r w:rsidDel="005F001B">
          <w:rPr>
            <w:lang w:val="en-US"/>
          </w:rPr>
          <w:delText xml:space="preserve">sampai </w:delText>
        </w:r>
      </w:del>
      <w:proofErr w:type="spellStart"/>
      <w:ins w:id="24" w:author="qwe0579" w:date="2024-10-31T17:11:00Z" w16du:dateUtc="2024-10-31T08:11:00Z">
        <w:r w:rsidR="005F001B">
          <w:rPr>
            <w:rFonts w:hint="eastAsia"/>
            <w:lang w:val="en-US"/>
          </w:rPr>
          <w:t>usahakan</w:t>
        </w:r>
        <w:proofErr w:type="spellEnd"/>
        <w:r w:rsidR="005F001B">
          <w:rPr>
            <w:rFonts w:hint="eastAsia"/>
            <w:lang w:val="en-US"/>
          </w:rPr>
          <w:t xml:space="preserve"> </w:t>
        </w:r>
      </w:ins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celah</w:t>
      </w:r>
      <w:proofErr w:type="spellEnd"/>
      <w:r>
        <w:rPr>
          <w:lang w:val="en-US"/>
        </w:rPr>
        <w:t>.</w:t>
      </w:r>
    </w:p>
    <w:p w14:paraId="4FE0C9D0" w14:textId="76E21D57" w:rsidR="006571A6" w:rsidRDefault="00BE124D" w:rsidP="006571A6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1.</w:t>
      </w:r>
      <w:r>
        <w:rPr>
          <w:lang w:val="en-US"/>
        </w:rPr>
        <w:tab/>
      </w:r>
      <w:r w:rsidR="006571A6">
        <w:rPr>
          <w:rFonts w:hint="eastAsia"/>
          <w:lang w:val="en-US"/>
        </w:rPr>
        <w:t>パイプサポートは　ちょくせつ　コンパネ（かたわくごうはん）をささえます。</w:t>
      </w:r>
    </w:p>
    <w:p w14:paraId="1D9C6803" w14:textId="033B7BD5" w:rsidR="006571A6" w:rsidRDefault="006571A6" w:rsidP="00BE124D">
      <w:pPr>
        <w:ind w:firstLine="720"/>
        <w:rPr>
          <w:lang w:val="en-US"/>
        </w:rPr>
      </w:pPr>
      <w:proofErr w:type="spellStart"/>
      <w:r w:rsidRPr="006571A6">
        <w:rPr>
          <w:lang w:val="en-US"/>
        </w:rPr>
        <w:t>Penopang</w:t>
      </w:r>
      <w:proofErr w:type="spellEnd"/>
      <w:r w:rsidRPr="006571A6">
        <w:rPr>
          <w:lang w:val="en-US"/>
        </w:rPr>
        <w:t xml:space="preserve"> pipa </w:t>
      </w:r>
      <w:proofErr w:type="spellStart"/>
      <w:r w:rsidRPr="006571A6">
        <w:rPr>
          <w:lang w:val="en-US"/>
        </w:rPr>
        <w:t>langsung</w:t>
      </w:r>
      <w:proofErr w:type="spellEnd"/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menopang</w:t>
      </w:r>
      <w:proofErr w:type="spellEnd"/>
      <w:r w:rsidRPr="006571A6">
        <w:rPr>
          <w:lang w:val="en-US"/>
        </w:rPr>
        <w:t xml:space="preserve"> panel </w:t>
      </w:r>
      <w:del w:id="25" w:author="qwe0579" w:date="2024-10-31T17:12:00Z" w16du:dateUtc="2024-10-31T08:12:00Z">
        <w:r w:rsidRPr="006571A6" w:rsidDel="0020267D">
          <w:rPr>
            <w:lang w:val="en-US"/>
          </w:rPr>
          <w:delText xml:space="preserve">kontrol </w:delText>
        </w:r>
      </w:del>
      <w:proofErr w:type="spellStart"/>
      <w:ins w:id="26" w:author="qwe0579" w:date="2024-10-31T17:12:00Z" w16du:dateUtc="2024-10-31T08:12:00Z">
        <w:r w:rsidR="0020267D">
          <w:rPr>
            <w:rFonts w:hint="eastAsia"/>
            <w:lang w:val="en-US"/>
          </w:rPr>
          <w:t>beton</w:t>
        </w:r>
        <w:proofErr w:type="spellEnd"/>
        <w:r w:rsidR="0020267D" w:rsidRPr="006571A6">
          <w:rPr>
            <w:lang w:val="en-US"/>
          </w:rPr>
          <w:t xml:space="preserve"> </w:t>
        </w:r>
      </w:ins>
      <w:r w:rsidRPr="006571A6">
        <w:rPr>
          <w:lang w:val="en-US"/>
        </w:rPr>
        <w:t>(</w:t>
      </w:r>
      <w:del w:id="27" w:author="qwe0579" w:date="2024-10-31T17:12:00Z" w16du:dateUtc="2024-10-31T08:12:00Z">
        <w:r w:rsidRPr="006571A6" w:rsidDel="0020267D">
          <w:rPr>
            <w:lang w:val="en-US"/>
          </w:rPr>
          <w:delText>kayu lapis</w:delText>
        </w:r>
      </w:del>
      <w:ins w:id="28" w:author="qwe0579" w:date="2024-10-31T17:12:00Z" w16du:dateUtc="2024-10-31T08:12:00Z">
        <w:r w:rsidR="0020267D">
          <w:rPr>
            <w:rFonts w:hint="eastAsia"/>
            <w:lang w:val="en-US"/>
          </w:rPr>
          <w:t>plywood</w:t>
        </w:r>
      </w:ins>
      <w:r w:rsidRPr="006571A6">
        <w:rPr>
          <w:lang w:val="en-US"/>
        </w:rPr>
        <w:t xml:space="preserve"> </w:t>
      </w:r>
      <w:proofErr w:type="spellStart"/>
      <w:r w:rsidRPr="006571A6">
        <w:rPr>
          <w:lang w:val="en-US"/>
        </w:rPr>
        <w:t>bekisting</w:t>
      </w:r>
      <w:proofErr w:type="spellEnd"/>
      <w:r w:rsidRPr="006571A6">
        <w:rPr>
          <w:lang w:val="en-US"/>
        </w:rPr>
        <w:t>).</w:t>
      </w:r>
    </w:p>
    <w:p w14:paraId="2A11E6C3" w14:textId="15813B89" w:rsidR="00FC233B" w:rsidRDefault="00BE124D" w:rsidP="00FC233B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2.</w:t>
      </w:r>
      <w:r>
        <w:rPr>
          <w:lang w:val="en-US"/>
        </w:rPr>
        <w:tab/>
      </w:r>
      <w:r w:rsidR="00FC233B">
        <w:rPr>
          <w:rFonts w:hint="eastAsia"/>
          <w:lang w:val="en-US"/>
        </w:rPr>
        <w:t>がいへきパネルの　したにはしきばたを　つかいます。</w:t>
      </w:r>
    </w:p>
    <w:p w14:paraId="0BCE984A" w14:textId="031A570B" w:rsidR="00FC233B" w:rsidRDefault="00FC233B" w:rsidP="00BE124D">
      <w:pPr>
        <w:ind w:firstLine="720"/>
        <w:rPr>
          <w:rFonts w:hint="eastAsia"/>
          <w:lang w:val="en-US"/>
        </w:rPr>
      </w:pPr>
      <w:del w:id="29" w:author="qwe0579" w:date="2024-10-31T17:12:00Z" w16du:dateUtc="2024-10-31T08:12:00Z">
        <w:r w:rsidRPr="00415DAE" w:rsidDel="00AE0B71">
          <w:rPr>
            <w:lang w:val="en-US"/>
          </w:rPr>
          <w:delText xml:space="preserve">Shikibata </w:delText>
        </w:r>
      </w:del>
      <w:proofErr w:type="spellStart"/>
      <w:ins w:id="30" w:author="qwe0579" w:date="2024-10-31T17:12:00Z" w16du:dateUtc="2024-10-31T08:12:00Z">
        <w:r w:rsidR="00AE0B71">
          <w:rPr>
            <w:rFonts w:hint="eastAsia"/>
            <w:lang w:val="en-US"/>
          </w:rPr>
          <w:t>Pondasi</w:t>
        </w:r>
        <w:proofErr w:type="spellEnd"/>
        <w:r w:rsidR="00AE0B71">
          <w:rPr>
            <w:rFonts w:hint="eastAsia"/>
            <w:lang w:val="en-US"/>
          </w:rPr>
          <w:t xml:space="preserve"> </w:t>
        </w:r>
        <w:proofErr w:type="spellStart"/>
        <w:r w:rsidR="00AE0B71">
          <w:rPr>
            <w:rFonts w:hint="eastAsia"/>
            <w:lang w:val="en-US"/>
          </w:rPr>
          <w:t>bekisting</w:t>
        </w:r>
        <w:proofErr w:type="spellEnd"/>
        <w:r w:rsidR="00AE0B71" w:rsidRPr="00415DAE">
          <w:rPr>
            <w:lang w:val="en-US"/>
          </w:rPr>
          <w:t xml:space="preserve"> </w:t>
        </w:r>
      </w:ins>
      <w:proofErr w:type="spellStart"/>
      <w:r w:rsidRPr="00415DAE">
        <w:rPr>
          <w:lang w:val="en-US"/>
        </w:rPr>
        <w:t>digunakan</w:t>
      </w:r>
      <w:proofErr w:type="spellEnd"/>
      <w:r w:rsidRPr="00415DAE">
        <w:rPr>
          <w:lang w:val="en-US"/>
        </w:rPr>
        <w:t xml:space="preserve"> di </w:t>
      </w:r>
      <w:proofErr w:type="spellStart"/>
      <w:r w:rsidRPr="00415DAE">
        <w:rPr>
          <w:lang w:val="en-US"/>
        </w:rPr>
        <w:t>bawah</w:t>
      </w:r>
      <w:proofErr w:type="spellEnd"/>
      <w:r w:rsidRPr="00415DAE">
        <w:rPr>
          <w:lang w:val="en-US"/>
        </w:rPr>
        <w:t xml:space="preserve"> panel </w:t>
      </w:r>
      <w:proofErr w:type="spellStart"/>
      <w:r w:rsidRPr="00415DAE">
        <w:rPr>
          <w:lang w:val="en-US"/>
        </w:rPr>
        <w:t>dinding</w:t>
      </w:r>
      <w:proofErr w:type="spellEnd"/>
      <w:r w:rsidRPr="00415DAE">
        <w:rPr>
          <w:lang w:val="en-US"/>
        </w:rPr>
        <w:t xml:space="preserve"> </w:t>
      </w:r>
      <w:proofErr w:type="spellStart"/>
      <w:r w:rsidRPr="00415DAE">
        <w:rPr>
          <w:lang w:val="en-US"/>
        </w:rPr>
        <w:t>luar</w:t>
      </w:r>
      <w:proofErr w:type="spellEnd"/>
      <w:ins w:id="31" w:author="qwe0579" w:date="2024-10-31T17:12:00Z" w16du:dateUtc="2024-10-31T08:12:00Z">
        <w:r w:rsidR="00AE0B71">
          <w:rPr>
            <w:rFonts w:hint="eastAsia"/>
            <w:lang w:val="en-US"/>
          </w:rPr>
          <w:t>.</w:t>
        </w:r>
      </w:ins>
    </w:p>
    <w:p w14:paraId="30B4D7BD" w14:textId="03586D89" w:rsidR="00FC233B" w:rsidRDefault="00BE124D" w:rsidP="00BE124D">
      <w:pPr>
        <w:ind w:left="716" w:hanging="716"/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3.</w:t>
      </w:r>
      <w:r>
        <w:rPr>
          <w:lang w:val="en-US"/>
        </w:rPr>
        <w:tab/>
      </w:r>
      <w:r w:rsidR="00FC233B">
        <w:rPr>
          <w:rFonts w:hint="eastAsia"/>
          <w:lang w:val="en-US"/>
        </w:rPr>
        <w:t>パイプサプートを　ななめにたてる　ときはあしもとが　うごかないように</w:t>
      </w:r>
      <w:r>
        <w:rPr>
          <w:lang w:val="en-US"/>
        </w:rPr>
        <w:br/>
      </w:r>
      <w:r w:rsidR="00FC233B">
        <w:rPr>
          <w:rFonts w:hint="eastAsia"/>
          <w:lang w:val="en-US"/>
        </w:rPr>
        <w:t>します。</w:t>
      </w:r>
    </w:p>
    <w:p w14:paraId="69528431" w14:textId="633CDCCF" w:rsidR="00FC233B" w:rsidRDefault="00FC233B" w:rsidP="00BE124D">
      <w:pPr>
        <w:ind w:firstLine="716"/>
        <w:rPr>
          <w:lang w:val="en-US"/>
        </w:rPr>
      </w:pPr>
      <w:r w:rsidRPr="00FC233B">
        <w:rPr>
          <w:lang w:val="en-US"/>
        </w:rPr>
        <w:t xml:space="preserve">Jaga agar kaki Anda </w:t>
      </w:r>
      <w:proofErr w:type="spellStart"/>
      <w:r w:rsidRPr="00FC233B">
        <w:rPr>
          <w:lang w:val="en-US"/>
        </w:rPr>
        <w:t>tetap</w:t>
      </w:r>
      <w:proofErr w:type="spellEnd"/>
      <w:r w:rsidRPr="00FC233B">
        <w:rPr>
          <w:lang w:val="en-US"/>
        </w:rPr>
        <w:t xml:space="preserve"> diam </w:t>
      </w:r>
      <w:proofErr w:type="spellStart"/>
      <w:r w:rsidRPr="00FC233B">
        <w:rPr>
          <w:lang w:val="en-US"/>
        </w:rPr>
        <w:t>saat</w:t>
      </w:r>
      <w:proofErr w:type="spellEnd"/>
      <w:r w:rsidRPr="00FC233B">
        <w:rPr>
          <w:lang w:val="en-US"/>
        </w:rPr>
        <w:t xml:space="preserve"> </w:t>
      </w:r>
      <w:del w:id="32" w:author="qwe0579" w:date="2024-10-31T17:13:00Z" w16du:dateUtc="2024-10-31T08:13:00Z">
        <w:r w:rsidRPr="00FC233B" w:rsidDel="00700BCC">
          <w:rPr>
            <w:lang w:val="en-US"/>
          </w:rPr>
          <w:delText>berdiri di atas</w:delText>
        </w:r>
      </w:del>
      <w:proofErr w:type="spellStart"/>
      <w:ins w:id="33" w:author="qwe0579" w:date="2024-10-31T17:13:00Z" w16du:dateUtc="2024-10-31T08:13:00Z">
        <w:r w:rsidR="00700BCC">
          <w:rPr>
            <w:rFonts w:hint="eastAsia"/>
            <w:lang w:val="en-US"/>
          </w:rPr>
          <w:t>memasang</w:t>
        </w:r>
      </w:ins>
      <w:proofErr w:type="spellEnd"/>
      <w:r w:rsidRPr="00FC233B">
        <w:rPr>
          <w:lang w:val="en-US"/>
        </w:rPr>
        <w:t xml:space="preserve"> </w:t>
      </w:r>
      <w:proofErr w:type="spellStart"/>
      <w:r w:rsidRPr="00FC233B">
        <w:rPr>
          <w:lang w:val="en-US"/>
        </w:rPr>
        <w:t>penyangga</w:t>
      </w:r>
      <w:proofErr w:type="spellEnd"/>
      <w:r w:rsidRPr="00FC233B">
        <w:rPr>
          <w:lang w:val="en-US"/>
        </w:rPr>
        <w:t xml:space="preserve"> pipa </w:t>
      </w:r>
      <w:proofErr w:type="spellStart"/>
      <w:r w:rsidRPr="00FC233B">
        <w:rPr>
          <w:lang w:val="en-US"/>
        </w:rPr>
        <w:t>secara</w:t>
      </w:r>
      <w:proofErr w:type="spellEnd"/>
      <w:r w:rsidRPr="00FC233B">
        <w:rPr>
          <w:lang w:val="en-US"/>
        </w:rPr>
        <w:t xml:space="preserve"> diagonal.</w:t>
      </w:r>
    </w:p>
    <w:p w14:paraId="121C5160" w14:textId="15601146" w:rsidR="00FC233B" w:rsidRDefault="00BE124D" w:rsidP="00FC233B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4.</w:t>
      </w:r>
      <w:r>
        <w:rPr>
          <w:lang w:val="en-US"/>
        </w:rPr>
        <w:tab/>
      </w:r>
      <w:r w:rsidR="00FC233B">
        <w:rPr>
          <w:rFonts w:hint="eastAsia"/>
          <w:lang w:val="en-US"/>
        </w:rPr>
        <w:t>かいたいで　さんぎは　おってもかまいません。</w:t>
      </w:r>
    </w:p>
    <w:p w14:paraId="08DBF25A" w14:textId="682BB17B" w:rsidR="00FC233B" w:rsidRDefault="00390A23" w:rsidP="00BE124D">
      <w:pPr>
        <w:ind w:firstLine="720"/>
        <w:rPr>
          <w:lang w:val="en-US"/>
        </w:rPr>
      </w:pPr>
      <w:r>
        <w:rPr>
          <w:lang w:val="en-US"/>
        </w:rPr>
        <w:t xml:space="preserve">Saat </w:t>
      </w:r>
      <w:proofErr w:type="spellStart"/>
      <w:r>
        <w:rPr>
          <w:lang w:val="en-US"/>
        </w:rPr>
        <w:t>pembongkaran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boleh</w:t>
      </w:r>
      <w:proofErr w:type="spellEnd"/>
      <w:r>
        <w:rPr>
          <w:lang w:val="en-US"/>
        </w:rPr>
        <w:t xml:space="preserve"> </w:t>
      </w:r>
      <w:del w:id="34" w:author="qwe0579" w:date="2024-10-31T17:13:00Z" w16du:dateUtc="2024-10-31T08:13:00Z">
        <w:r w:rsidDel="00ED7F82">
          <w:rPr>
            <w:lang w:val="en-US"/>
          </w:rPr>
          <w:delText>mengikuti potongan melintang</w:delText>
        </w:r>
      </w:del>
      <w:proofErr w:type="spellStart"/>
      <w:ins w:id="35" w:author="qwe0579" w:date="2024-10-31T17:13:00Z" w16du:dateUtc="2024-10-31T08:13:00Z">
        <w:r w:rsidR="00ED7F82">
          <w:rPr>
            <w:rFonts w:hint="eastAsia"/>
            <w:lang w:val="en-US"/>
          </w:rPr>
          <w:t>mematahkan</w:t>
        </w:r>
        <w:proofErr w:type="spellEnd"/>
        <w:r w:rsidR="00ED7F82">
          <w:rPr>
            <w:rFonts w:hint="eastAsia"/>
            <w:lang w:val="en-US"/>
          </w:rPr>
          <w:t xml:space="preserve"> </w:t>
        </w:r>
        <w:proofErr w:type="spellStart"/>
        <w:r w:rsidR="00ED7F82">
          <w:rPr>
            <w:rFonts w:hint="eastAsia"/>
            <w:lang w:val="en-US"/>
          </w:rPr>
          <w:t>kayu</w:t>
        </w:r>
        <w:proofErr w:type="spellEnd"/>
        <w:r w:rsidR="00ED7F82">
          <w:rPr>
            <w:rFonts w:hint="eastAsia"/>
            <w:lang w:val="en-US"/>
          </w:rPr>
          <w:t xml:space="preserve"> </w:t>
        </w:r>
        <w:proofErr w:type="spellStart"/>
        <w:r w:rsidR="00ED7F82">
          <w:rPr>
            <w:rFonts w:hint="eastAsia"/>
            <w:lang w:val="en-US"/>
          </w:rPr>
          <w:t>pondasi</w:t>
        </w:r>
      </w:ins>
      <w:proofErr w:type="spellEnd"/>
      <w:r>
        <w:rPr>
          <w:lang w:val="en-US"/>
        </w:rPr>
        <w:t>.</w:t>
      </w:r>
    </w:p>
    <w:p w14:paraId="472F826E" w14:textId="299F3C28" w:rsidR="00390A23" w:rsidRDefault="00BE124D" w:rsidP="00FC233B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5.</w:t>
      </w:r>
      <w:r>
        <w:rPr>
          <w:lang w:val="en-US"/>
        </w:rPr>
        <w:tab/>
      </w:r>
      <w:r w:rsidR="00390A23">
        <w:rPr>
          <w:rFonts w:hint="eastAsia"/>
          <w:lang w:val="en-US"/>
        </w:rPr>
        <w:t>コンクリートは　こおらせては　いけません。</w:t>
      </w:r>
    </w:p>
    <w:p w14:paraId="1A307D54" w14:textId="47264ED8" w:rsidR="00390A23" w:rsidRDefault="00390A23" w:rsidP="00BE124D">
      <w:pPr>
        <w:ind w:firstLine="720"/>
        <w:rPr>
          <w:lang w:val="en-US"/>
        </w:rPr>
      </w:pPr>
      <w:del w:id="36" w:author="qwe0579" w:date="2024-10-31T17:13:00Z" w16du:dateUtc="2024-10-31T08:13:00Z">
        <w:r w:rsidRPr="00390A23" w:rsidDel="00FA197D">
          <w:rPr>
            <w:lang w:val="en-US"/>
          </w:rPr>
          <w:delText xml:space="preserve">Jangan </w:delText>
        </w:r>
      </w:del>
      <w:ins w:id="37" w:author="qwe0579" w:date="2024-10-31T17:13:00Z" w16du:dateUtc="2024-10-31T08:13:00Z">
        <w:r w:rsidR="00FA197D">
          <w:rPr>
            <w:rFonts w:hint="eastAsia"/>
            <w:lang w:val="en-US"/>
          </w:rPr>
          <w:t xml:space="preserve">Tidak </w:t>
        </w:r>
        <w:proofErr w:type="spellStart"/>
        <w:r w:rsidR="00FA197D">
          <w:rPr>
            <w:rFonts w:hint="eastAsia"/>
            <w:lang w:val="en-US"/>
          </w:rPr>
          <w:t>boleh</w:t>
        </w:r>
        <w:proofErr w:type="spellEnd"/>
        <w:r w:rsidR="00FA197D">
          <w:rPr>
            <w:rFonts w:hint="eastAsia"/>
            <w:lang w:val="en-US"/>
          </w:rPr>
          <w:t xml:space="preserve"> </w:t>
        </w:r>
        <w:proofErr w:type="spellStart"/>
        <w:r w:rsidR="00FA197D">
          <w:rPr>
            <w:rFonts w:hint="eastAsia"/>
            <w:lang w:val="en-US"/>
          </w:rPr>
          <w:t>mem</w:t>
        </w:r>
      </w:ins>
      <w:r w:rsidRPr="00390A23">
        <w:rPr>
          <w:lang w:val="en-US"/>
        </w:rPr>
        <w:t>biarkan</w:t>
      </w:r>
      <w:proofErr w:type="spellEnd"/>
      <w:r w:rsidRPr="00390A23">
        <w:rPr>
          <w:lang w:val="en-US"/>
        </w:rPr>
        <w:t xml:space="preserve"> </w:t>
      </w:r>
      <w:proofErr w:type="spellStart"/>
      <w:r w:rsidRPr="00390A23">
        <w:rPr>
          <w:lang w:val="en-US"/>
        </w:rPr>
        <w:t>beton</w:t>
      </w:r>
      <w:proofErr w:type="spellEnd"/>
      <w:r w:rsidRPr="00390A23">
        <w:rPr>
          <w:lang w:val="en-US"/>
        </w:rPr>
        <w:t xml:space="preserve"> </w:t>
      </w:r>
      <w:proofErr w:type="spellStart"/>
      <w:r w:rsidRPr="00390A23">
        <w:rPr>
          <w:lang w:val="en-US"/>
        </w:rPr>
        <w:t>membeku</w:t>
      </w:r>
      <w:proofErr w:type="spellEnd"/>
      <w:r w:rsidRPr="00390A23">
        <w:rPr>
          <w:lang w:val="en-US"/>
        </w:rPr>
        <w:t>.</w:t>
      </w:r>
    </w:p>
    <w:p w14:paraId="1F1B20B1" w14:textId="4CD0B487" w:rsidR="00390A23" w:rsidRDefault="00BE124D" w:rsidP="00BE124D">
      <w:pPr>
        <w:ind w:left="716" w:hanging="716"/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6.</w:t>
      </w:r>
      <w:r>
        <w:rPr>
          <w:lang w:val="en-US"/>
        </w:rPr>
        <w:tab/>
      </w:r>
      <w:r w:rsidR="00390A23">
        <w:rPr>
          <w:rFonts w:hint="eastAsia"/>
          <w:lang w:val="en-US"/>
        </w:rPr>
        <w:t xml:space="preserve">コンパネ（ごうはんパネル）は　</w:t>
      </w:r>
      <w:r w:rsidR="00390A23">
        <w:rPr>
          <w:rFonts w:hint="eastAsia"/>
          <w:lang w:val="en-US"/>
        </w:rPr>
        <w:t>2</w:t>
      </w:r>
      <w:r w:rsidR="00390A23">
        <w:rPr>
          <w:rFonts w:hint="eastAsia"/>
          <w:lang w:val="en-US"/>
        </w:rPr>
        <w:t>ｘ</w:t>
      </w:r>
      <w:r w:rsidR="00390A23">
        <w:rPr>
          <w:rFonts w:hint="eastAsia"/>
          <w:lang w:val="en-US"/>
        </w:rPr>
        <w:t>6(600mm</w:t>
      </w:r>
      <w:r w:rsidR="00390A23">
        <w:rPr>
          <w:rFonts w:hint="eastAsia"/>
          <w:lang w:val="en-US"/>
        </w:rPr>
        <w:t>ⅹ</w:t>
      </w:r>
      <w:r w:rsidR="00390A23">
        <w:rPr>
          <w:rFonts w:hint="eastAsia"/>
          <w:lang w:val="en-US"/>
        </w:rPr>
        <w:t>1800mm)</w:t>
      </w:r>
      <w:r w:rsidR="00390A23">
        <w:rPr>
          <w:rFonts w:hint="eastAsia"/>
          <w:lang w:val="en-US"/>
        </w:rPr>
        <w:t xml:space="preserve">と　</w:t>
      </w:r>
      <w:r>
        <w:rPr>
          <w:lang w:val="en-US"/>
        </w:rPr>
        <w:br/>
      </w:r>
      <w:r w:rsidR="00390A23">
        <w:rPr>
          <w:rFonts w:hint="eastAsia"/>
          <w:lang w:val="en-US"/>
        </w:rPr>
        <w:t>３ｘ６（</w:t>
      </w:r>
      <w:r w:rsidR="00390A23">
        <w:rPr>
          <w:rFonts w:hint="eastAsia"/>
          <w:lang w:val="en-US"/>
        </w:rPr>
        <w:t>900mm</w:t>
      </w:r>
      <w:r w:rsidR="00390A23">
        <w:rPr>
          <w:rFonts w:hint="eastAsia"/>
          <w:lang w:val="en-US"/>
        </w:rPr>
        <w:t>ｘ</w:t>
      </w:r>
      <w:r w:rsidR="00390A23">
        <w:rPr>
          <w:rFonts w:hint="eastAsia"/>
          <w:lang w:val="en-US"/>
        </w:rPr>
        <w:t>1800</w:t>
      </w:r>
      <w:r w:rsidR="00390A23">
        <w:rPr>
          <w:rFonts w:hint="eastAsia"/>
          <w:lang w:val="en-US"/>
        </w:rPr>
        <w:t>㎜）がおおくつかわれます。</w:t>
      </w:r>
    </w:p>
    <w:p w14:paraId="4643C41F" w14:textId="2459D490" w:rsidR="00390A23" w:rsidRDefault="008310B1" w:rsidP="00BE124D">
      <w:pPr>
        <w:ind w:left="716"/>
        <w:rPr>
          <w:lang w:val="en-US"/>
        </w:rPr>
      </w:pPr>
      <w:proofErr w:type="spellStart"/>
      <w:ins w:id="38" w:author="qwe0579" w:date="2024-10-31T17:14:00Z" w16du:dateUtc="2024-10-31T08:14:00Z">
        <w:r>
          <w:rPr>
            <w:rFonts w:hint="eastAsia"/>
            <w:lang w:val="en-US"/>
          </w:rPr>
          <w:t>Untuk</w:t>
        </w:r>
        <w:proofErr w:type="spellEnd"/>
        <w:r>
          <w:rPr>
            <w:rFonts w:hint="eastAsia"/>
            <w:lang w:val="en-US"/>
          </w:rPr>
          <w:t xml:space="preserve"> panel </w:t>
        </w:r>
        <w:proofErr w:type="spellStart"/>
        <w:r>
          <w:rPr>
            <w:rFonts w:hint="eastAsia"/>
            <w:lang w:val="en-US"/>
          </w:rPr>
          <w:t>beton</w:t>
        </w:r>
        <w:proofErr w:type="spellEnd"/>
        <w:r>
          <w:rPr>
            <w:rFonts w:hint="eastAsia"/>
            <w:lang w:val="en-US"/>
          </w:rPr>
          <w:t xml:space="preserve"> (panel plywood), </w:t>
        </w:r>
        <w:proofErr w:type="spellStart"/>
        <w:r>
          <w:rPr>
            <w:rFonts w:hint="eastAsia"/>
            <w:lang w:val="en-US"/>
          </w:rPr>
          <w:t>ukuran</w:t>
        </w:r>
        <w:proofErr w:type="spellEnd"/>
        <w:r>
          <w:rPr>
            <w:rFonts w:hint="eastAsia"/>
            <w:lang w:val="en-US"/>
          </w:rPr>
          <w:t xml:space="preserve"> </w:t>
        </w:r>
      </w:ins>
      <w:r w:rsidR="00390A23" w:rsidRPr="00390A23">
        <w:rPr>
          <w:lang w:val="en-US"/>
        </w:rPr>
        <w:t xml:space="preserve">2x6 (600mm x 1800mm) dan 3x6 (900mmx1800mm) </w:t>
      </w:r>
      <w:ins w:id="39" w:author="qwe0579" w:date="2024-10-31T17:14:00Z" w16du:dateUtc="2024-10-31T08:14:00Z">
        <w:r>
          <w:rPr>
            <w:rFonts w:hint="eastAsia"/>
            <w:lang w:val="en-US"/>
          </w:rPr>
          <w:t xml:space="preserve">yang </w:t>
        </w:r>
      </w:ins>
      <w:proofErr w:type="spellStart"/>
      <w:r w:rsidR="00390A23" w:rsidRPr="00390A23">
        <w:rPr>
          <w:lang w:val="en-US"/>
        </w:rPr>
        <w:t>umumnya</w:t>
      </w:r>
      <w:proofErr w:type="spellEnd"/>
      <w:r w:rsidR="00390A23">
        <w:rPr>
          <w:lang w:val="en-US"/>
        </w:rPr>
        <w:t xml:space="preserve"> </w:t>
      </w:r>
      <w:proofErr w:type="spellStart"/>
      <w:r w:rsidR="00390A23">
        <w:rPr>
          <w:lang w:val="en-US"/>
        </w:rPr>
        <w:t>banyak</w:t>
      </w:r>
      <w:proofErr w:type="spellEnd"/>
      <w:r w:rsidR="00390A23" w:rsidRPr="00390A23">
        <w:rPr>
          <w:lang w:val="en-US"/>
        </w:rPr>
        <w:t xml:space="preserve"> </w:t>
      </w:r>
      <w:proofErr w:type="spellStart"/>
      <w:r w:rsidR="00390A23" w:rsidRPr="00390A23">
        <w:rPr>
          <w:lang w:val="en-US"/>
        </w:rPr>
        <w:t>digunakan</w:t>
      </w:r>
      <w:proofErr w:type="spellEnd"/>
      <w:ins w:id="40" w:author="qwe0579" w:date="2024-10-31T17:14:00Z" w16du:dateUtc="2024-10-31T08:14:00Z">
        <w:r>
          <w:rPr>
            <w:rFonts w:hint="eastAsia"/>
            <w:lang w:val="en-US"/>
          </w:rPr>
          <w:t>.</w:t>
        </w:r>
      </w:ins>
      <w:del w:id="41" w:author="qwe0579" w:date="2024-10-31T17:14:00Z" w16du:dateUtc="2024-10-31T08:14:00Z">
        <w:r w:rsidR="00390A23" w:rsidRPr="00390A23" w:rsidDel="008310B1">
          <w:rPr>
            <w:lang w:val="en-US"/>
          </w:rPr>
          <w:delText xml:space="preserve"> </w:delText>
        </w:r>
      </w:del>
      <w:r w:rsidR="00BE124D">
        <w:rPr>
          <w:lang w:val="en-US"/>
        </w:rPr>
        <w:br/>
      </w:r>
      <w:del w:id="42" w:author="qwe0579" w:date="2024-10-31T17:14:00Z" w16du:dateUtc="2024-10-31T08:14:00Z">
        <w:r w:rsidR="00390A23" w:rsidRPr="00390A23" w:rsidDel="008310B1">
          <w:rPr>
            <w:lang w:val="en-US"/>
          </w:rPr>
          <w:delText>untuk panel kontrol</w:delText>
        </w:r>
      </w:del>
      <w:r w:rsidR="00390A23" w:rsidRPr="00390A23">
        <w:rPr>
          <w:lang w:val="en-US"/>
        </w:rPr>
        <w:t>.</w:t>
      </w:r>
    </w:p>
    <w:p w14:paraId="36799178" w14:textId="47B3A022" w:rsidR="00390A23" w:rsidRDefault="00BE124D" w:rsidP="00FC233B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7.</w:t>
      </w:r>
      <w:r>
        <w:rPr>
          <w:lang w:val="en-US"/>
        </w:rPr>
        <w:tab/>
      </w:r>
      <w:r w:rsidR="00390A23">
        <w:rPr>
          <w:rFonts w:hint="eastAsia"/>
          <w:lang w:val="en-US"/>
        </w:rPr>
        <w:t>かたわくを　くみたてるときは　ほごぼうをかぶります。</w:t>
      </w:r>
    </w:p>
    <w:p w14:paraId="52120985" w14:textId="09A4863E" w:rsidR="00390A23" w:rsidRDefault="00390A23" w:rsidP="00BE124D">
      <w:pPr>
        <w:ind w:firstLine="720"/>
        <w:rPr>
          <w:rFonts w:hint="eastAsia"/>
          <w:lang w:val="en-US"/>
        </w:rPr>
      </w:pPr>
      <w:r>
        <w:rPr>
          <w:lang w:val="en-US"/>
        </w:rPr>
        <w:t xml:space="preserve">Ketika </w:t>
      </w:r>
      <w:del w:id="43" w:author="qwe0579" w:date="2024-10-31T17:15:00Z" w16du:dateUtc="2024-10-31T08:15:00Z">
        <w:r w:rsidDel="00C13AC7">
          <w:rPr>
            <w:lang w:val="en-US"/>
          </w:rPr>
          <w:delText xml:space="preserve">sedang </w:delText>
        </w:r>
      </w:del>
      <w:proofErr w:type="spellStart"/>
      <w:r>
        <w:rPr>
          <w:lang w:val="en-US"/>
        </w:rPr>
        <w:t>merakit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bekisting</w:t>
      </w:r>
      <w:proofErr w:type="spellEnd"/>
      <w:r>
        <w:rPr>
          <w:lang w:val="en-US"/>
        </w:rPr>
        <w:t xml:space="preserve">, </w:t>
      </w:r>
      <w:del w:id="44" w:author="qwe0579" w:date="2024-10-31T17:15:00Z" w16du:dateUtc="2024-10-31T08:15:00Z">
        <w:r w:rsidDel="00C13AC7">
          <w:rPr>
            <w:lang w:val="en-US"/>
          </w:rPr>
          <w:delText>meng</w:delText>
        </w:r>
      </w:del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</w:t>
      </w:r>
      <w:proofErr w:type="spellStart"/>
      <w:r w:rsidR="00BE124D">
        <w:rPr>
          <w:lang w:val="en-US"/>
        </w:rPr>
        <w:t>palang</w:t>
      </w:r>
      <w:proofErr w:type="spellEnd"/>
      <w:r w:rsidR="00BE124D">
        <w:rPr>
          <w:lang w:val="en-US"/>
        </w:rPr>
        <w:t xml:space="preserve"> </w:t>
      </w:r>
      <w:proofErr w:type="spellStart"/>
      <w:r w:rsidR="00BE124D">
        <w:rPr>
          <w:lang w:val="en-US"/>
        </w:rPr>
        <w:t>pelindung</w:t>
      </w:r>
      <w:proofErr w:type="spellEnd"/>
      <w:ins w:id="45" w:author="qwe0579" w:date="2024-10-31T17:15:00Z" w16du:dateUtc="2024-10-31T08:15:00Z">
        <w:r w:rsidR="00C13AC7">
          <w:rPr>
            <w:rFonts w:hint="eastAsia"/>
            <w:lang w:val="en-US"/>
          </w:rPr>
          <w:t>.</w:t>
        </w:r>
      </w:ins>
    </w:p>
    <w:p w14:paraId="53D5F885" w14:textId="1A19FE2C" w:rsidR="00BE124D" w:rsidRDefault="00BE124D" w:rsidP="00FC233B">
      <w:pPr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8.</w:t>
      </w:r>
      <w:r>
        <w:rPr>
          <w:lang w:val="en-US"/>
        </w:rPr>
        <w:tab/>
      </w:r>
      <w:r>
        <w:rPr>
          <w:rFonts w:hint="eastAsia"/>
          <w:lang w:val="en-US"/>
        </w:rPr>
        <w:t>まるのこばんを　つかうときは　てぶくろをします。</w:t>
      </w:r>
    </w:p>
    <w:p w14:paraId="14008A30" w14:textId="11A49396" w:rsidR="00BE124D" w:rsidRDefault="00BE124D" w:rsidP="00BE124D">
      <w:pPr>
        <w:ind w:firstLine="716"/>
        <w:rPr>
          <w:rFonts w:hint="eastAsia"/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gergaji</w:t>
      </w:r>
      <w:proofErr w:type="spellEnd"/>
      <w:ins w:id="46" w:author="qwe0579" w:date="2024-10-31T17:15:00Z" w16du:dateUtc="2024-10-31T08:15:00Z">
        <w:r w:rsidR="00233706">
          <w:rPr>
            <w:rFonts w:hint="eastAsia"/>
            <w:lang w:val="en-US"/>
          </w:rPr>
          <w:t xml:space="preserve"> </w:t>
        </w:r>
        <w:proofErr w:type="spellStart"/>
        <w:r w:rsidR="00233706">
          <w:rPr>
            <w:rFonts w:hint="eastAsia"/>
            <w:lang w:val="en-US"/>
          </w:rPr>
          <w:t>bulat</w:t>
        </w:r>
      </w:ins>
      <w:proofErr w:type="spellEnd"/>
      <w:r>
        <w:rPr>
          <w:lang w:val="en-US"/>
        </w:rPr>
        <w:t xml:space="preserve">, </w:t>
      </w:r>
      <w:del w:id="47" w:author="qwe0579" w:date="2024-10-31T17:15:00Z" w16du:dateUtc="2024-10-31T08:15:00Z">
        <w:r w:rsidDel="00233706">
          <w:rPr>
            <w:lang w:val="en-US"/>
          </w:rPr>
          <w:delText>meng</w:delText>
        </w:r>
      </w:del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ins w:id="48" w:author="qwe0579" w:date="2024-10-31T17:15:00Z" w16du:dateUtc="2024-10-31T08:15:00Z">
        <w:r w:rsidR="00233706">
          <w:rPr>
            <w:rFonts w:hint="eastAsia"/>
            <w:lang w:val="en-US"/>
          </w:rPr>
          <w:t>.</w:t>
        </w:r>
      </w:ins>
    </w:p>
    <w:p w14:paraId="592B88F0" w14:textId="6857AD60" w:rsidR="00BE124D" w:rsidRDefault="00BE124D" w:rsidP="00BE124D">
      <w:pPr>
        <w:ind w:left="716" w:hanging="716"/>
        <w:rPr>
          <w:lang w:val="en-US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9.</w:t>
      </w:r>
      <w:r>
        <w:rPr>
          <w:lang w:val="en-US"/>
        </w:rPr>
        <w:tab/>
      </w:r>
      <w:r>
        <w:rPr>
          <w:rFonts w:hint="eastAsia"/>
          <w:lang w:val="en-US"/>
        </w:rPr>
        <w:t>けいたいようまるのこは　じぶんのもので　あれば　しようまえてんけんは　ひつようありません。</w:t>
      </w:r>
    </w:p>
    <w:p w14:paraId="76314ADB" w14:textId="2E43F059" w:rsidR="00BE124D" w:rsidRDefault="00BE124D" w:rsidP="00BE124D">
      <w:pPr>
        <w:ind w:firstLine="716"/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gergaji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bulat</w:t>
      </w:r>
      <w:proofErr w:type="spellEnd"/>
      <w:r>
        <w:rPr>
          <w:lang w:val="en-US"/>
        </w:rPr>
        <w:t xml:space="preserve"> portable, </w:t>
      </w:r>
      <w:proofErr w:type="spellStart"/>
      <w:r>
        <w:rPr>
          <w:lang w:val="en-US"/>
        </w:rPr>
        <w:t>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pengecekan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proofErr w:type="spellStart"/>
      <w:r>
        <w:rPr>
          <w:lang w:val="en-US"/>
        </w:rPr>
        <w:t>menggunakannya</w:t>
      </w:r>
      <w:proofErr w:type="spellEnd"/>
      <w:r>
        <w:rPr>
          <w:lang w:val="en-US"/>
        </w:rPr>
        <w:t>.</w:t>
      </w:r>
    </w:p>
    <w:p w14:paraId="56E7CE8F" w14:textId="48142E05" w:rsidR="00BE124D" w:rsidRDefault="00BE124D" w:rsidP="00BE124D">
      <w:pPr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0.</w:t>
      </w:r>
      <w:r>
        <w:rPr>
          <w:lang w:val="en-US"/>
        </w:rPr>
        <w:tab/>
      </w:r>
      <w:r>
        <w:rPr>
          <w:rFonts w:hint="eastAsia"/>
          <w:lang w:val="en-US"/>
        </w:rPr>
        <w:t>ほごぐを　つけて　さぎょうが　しにくいときでも　ほごぐはつけて　さぎょう</w:t>
      </w:r>
      <w:r>
        <w:rPr>
          <w:lang w:val="en-US"/>
        </w:rPr>
        <w:br/>
      </w:r>
      <w:r>
        <w:rPr>
          <w:lang w:val="en-US"/>
        </w:rPr>
        <w:tab/>
      </w:r>
      <w:r>
        <w:rPr>
          <w:rFonts w:hint="eastAsia"/>
          <w:lang w:val="en-US"/>
        </w:rPr>
        <w:t>します。</w:t>
      </w:r>
    </w:p>
    <w:p w14:paraId="15EC3192" w14:textId="77777777" w:rsidR="00BE124D" w:rsidRDefault="00BE124D" w:rsidP="00BE124D">
      <w:pPr>
        <w:ind w:firstLine="720"/>
        <w:rPr>
          <w:lang w:val="en-US"/>
        </w:rPr>
      </w:pPr>
      <w:proofErr w:type="spellStart"/>
      <w:r w:rsidRPr="00C27343">
        <w:rPr>
          <w:lang w:val="en-US"/>
        </w:rPr>
        <w:lastRenderedPageBreak/>
        <w:t>Kenakan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perlengkapan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pelindung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bahkan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saat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sulit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untuk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bekerja</w:t>
      </w:r>
      <w:proofErr w:type="spellEnd"/>
      <w:r w:rsidRPr="00C27343">
        <w:rPr>
          <w:lang w:val="en-US"/>
        </w:rPr>
        <w:t xml:space="preserve"> </w:t>
      </w:r>
      <w:proofErr w:type="spellStart"/>
      <w:r w:rsidRPr="00C27343"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 w:rsidRPr="00C27343">
        <w:rPr>
          <w:lang w:val="en-US"/>
        </w:rPr>
        <w:t>.</w:t>
      </w:r>
    </w:p>
    <w:p w14:paraId="7F6860FE" w14:textId="77777777" w:rsidR="00BE124D" w:rsidRDefault="00BE124D" w:rsidP="00BE124D">
      <w:pPr>
        <w:rPr>
          <w:lang w:val="en-US"/>
        </w:rPr>
      </w:pPr>
    </w:p>
    <w:p w14:paraId="2EACB041" w14:textId="77777777" w:rsidR="00BE124D" w:rsidRPr="00390A23" w:rsidRDefault="00BE124D" w:rsidP="00FC233B">
      <w:pPr>
        <w:rPr>
          <w:lang w:val="en-US"/>
        </w:rPr>
      </w:pPr>
    </w:p>
    <w:p w14:paraId="51D4A1F6" w14:textId="77777777" w:rsidR="00FC233B" w:rsidRDefault="00FC233B" w:rsidP="00FC233B">
      <w:pPr>
        <w:rPr>
          <w:lang w:val="en-US"/>
        </w:rPr>
      </w:pPr>
    </w:p>
    <w:p w14:paraId="185CE57A" w14:textId="77777777" w:rsidR="006571A6" w:rsidRDefault="006571A6" w:rsidP="006571A6">
      <w:pPr>
        <w:rPr>
          <w:lang w:val="en-US"/>
        </w:rPr>
      </w:pPr>
    </w:p>
    <w:p w14:paraId="62E42703" w14:textId="77777777" w:rsidR="006571A6" w:rsidRDefault="006571A6">
      <w:pPr>
        <w:rPr>
          <w:lang w:val="en-US"/>
        </w:rPr>
      </w:pPr>
    </w:p>
    <w:p w14:paraId="527E1BEC" w14:textId="77777777" w:rsidR="005B59A0" w:rsidRPr="005B59A0" w:rsidRDefault="005B59A0">
      <w:pPr>
        <w:rPr>
          <w:lang w:val="en-US"/>
        </w:rPr>
      </w:pPr>
    </w:p>
    <w:sectPr w:rsidR="005B59A0" w:rsidRPr="005B5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qwe0579">
    <w15:presenceInfo w15:providerId="AD" w15:userId="S::qwe0579@2019pro.work::fafda61e-e4ec-450b-8926-943e5d094d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bordersDoNotSurroundHeader/>
  <w:bordersDoNotSurroundFooter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A0"/>
    <w:rsid w:val="0020267D"/>
    <w:rsid w:val="00233706"/>
    <w:rsid w:val="00390A23"/>
    <w:rsid w:val="005B59A0"/>
    <w:rsid w:val="005F001B"/>
    <w:rsid w:val="005F4F6B"/>
    <w:rsid w:val="006571A6"/>
    <w:rsid w:val="006B3C85"/>
    <w:rsid w:val="006D2FA7"/>
    <w:rsid w:val="00700BCC"/>
    <w:rsid w:val="00753C1B"/>
    <w:rsid w:val="00830497"/>
    <w:rsid w:val="008310B1"/>
    <w:rsid w:val="008B5CFF"/>
    <w:rsid w:val="00933FA1"/>
    <w:rsid w:val="00AA31B7"/>
    <w:rsid w:val="00AE0B71"/>
    <w:rsid w:val="00BA0419"/>
    <w:rsid w:val="00BE124D"/>
    <w:rsid w:val="00C13AC7"/>
    <w:rsid w:val="00D47E6B"/>
    <w:rsid w:val="00DC60F9"/>
    <w:rsid w:val="00ED7F82"/>
    <w:rsid w:val="00FA197D"/>
    <w:rsid w:val="00FC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FB5FFA"/>
  <w15:chartTrackingRefBased/>
  <w15:docId w15:val="{40820602-DAB7-4100-92F0-6E164A2A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ＭＳ 明朝" w:hAnsiTheme="minorHAnsi" w:cstheme="minorBidi"/>
        <w:kern w:val="2"/>
        <w:sz w:val="22"/>
        <w:szCs w:val="28"/>
        <w:lang w:val="en-ID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933F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Fuji Sukses Mandiri Nusantara</dc:creator>
  <cp:keywords/>
  <dc:description/>
  <cp:lastModifiedBy>qwe0579</cp:lastModifiedBy>
  <cp:revision>17</cp:revision>
  <dcterms:created xsi:type="dcterms:W3CDTF">2023-04-18T09:03:00Z</dcterms:created>
  <dcterms:modified xsi:type="dcterms:W3CDTF">2024-10-31T08:15:00Z</dcterms:modified>
</cp:coreProperties>
</file>