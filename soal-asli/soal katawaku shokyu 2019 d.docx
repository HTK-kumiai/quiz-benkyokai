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B587E" w14:textId="77777777" w:rsidR="004C64DF" w:rsidRDefault="004C64DF">
      <w:r>
        <w:rPr>
          <w:rFonts w:hint="eastAsia"/>
        </w:rPr>
        <w:t>型枠問題３</w:t>
      </w:r>
    </w:p>
    <w:p w14:paraId="733E8980" w14:textId="77777777" w:rsidR="004C64DF" w:rsidRDefault="004C64DF"/>
    <w:p w14:paraId="412DE863" w14:textId="77777777" w:rsidR="00165609" w:rsidRDefault="004C64DF">
      <w:r>
        <w:rPr>
          <w:rFonts w:hint="eastAsia"/>
        </w:rPr>
        <w:t>1</w:t>
      </w:r>
      <w:r>
        <w:t>.</w:t>
      </w:r>
      <w:r>
        <w:tab/>
      </w:r>
      <w:r w:rsidR="00165609">
        <w:rPr>
          <w:rFonts w:hint="eastAsia"/>
        </w:rPr>
        <w:t>これはセパレータです。</w:t>
      </w:r>
    </w:p>
    <w:p w14:paraId="19390598" w14:textId="2E420BDB" w:rsidR="00BA0419" w:rsidRDefault="00165609" w:rsidP="004C64DF">
      <w:pPr>
        <w:ind w:firstLine="720"/>
        <w:rPr>
          <w:rFonts w:hint="eastAsia"/>
        </w:rPr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del w:id="0" w:author="qwe0579" w:date="2024-10-31T17:16:00Z" w16du:dateUtc="2024-10-31T08:16:00Z">
        <w:r w:rsidDel="004C7B9B">
          <w:rPr>
            <w:rFonts w:hint="eastAsia"/>
          </w:rPr>
          <w:delText>separeta</w:delText>
        </w:r>
      </w:del>
      <w:ins w:id="1" w:author="qwe0579" w:date="2024-10-31T17:16:00Z" w16du:dateUtc="2024-10-31T08:16:00Z">
        <w:r w:rsidR="004C7B9B">
          <w:rPr>
            <w:rFonts w:hint="eastAsia"/>
          </w:rPr>
          <w:t>separator.</w:t>
        </w:r>
      </w:ins>
    </w:p>
    <w:p w14:paraId="3B9853B6" w14:textId="77777777" w:rsidR="00165609" w:rsidRDefault="00165609" w:rsidP="004C64DF">
      <w:pPr>
        <w:jc w:val="center"/>
      </w:pPr>
      <w:r>
        <w:rPr>
          <w:noProof/>
        </w:rPr>
        <w:drawing>
          <wp:inline distT="0" distB="0" distL="0" distR="0" wp14:anchorId="37DBF24E" wp14:editId="0BEB6B0A">
            <wp:extent cx="2413000" cy="174355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790" cy="17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4F7F" w14:textId="77777777" w:rsidR="00165609" w:rsidRDefault="004C64DF">
      <w:r>
        <w:rPr>
          <w:rFonts w:hint="eastAsia"/>
        </w:rPr>
        <w:t>2</w:t>
      </w:r>
      <w:r>
        <w:t>.</w:t>
      </w:r>
      <w:r>
        <w:tab/>
      </w:r>
      <w:r w:rsidR="00165609">
        <w:rPr>
          <w:rFonts w:hint="eastAsia"/>
        </w:rPr>
        <w:t>これはしんずみです。</w:t>
      </w:r>
    </w:p>
    <w:p w14:paraId="1B86A7EF" w14:textId="77522501" w:rsidR="00165609" w:rsidRDefault="00165609" w:rsidP="004C64DF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del w:id="2" w:author="qwe0579" w:date="2024-10-31T17:19:00Z" w16du:dateUtc="2024-10-31T08:19:00Z">
        <w:r w:rsidDel="004C7B9B">
          <w:rPr>
            <w:lang w:val="en-US"/>
          </w:rPr>
          <w:delText>shinzumi</w:delText>
        </w:r>
      </w:del>
      <w:proofErr w:type="spellStart"/>
      <w:ins w:id="3" w:author="qwe0579" w:date="2024-10-31T17:19:00Z" w16du:dateUtc="2024-10-31T08:19:00Z">
        <w:r w:rsidR="004C7B9B">
          <w:rPr>
            <w:rFonts w:hint="eastAsia"/>
            <w:lang w:val="en-US"/>
          </w:rPr>
          <w:t>penanda</w:t>
        </w:r>
        <w:proofErr w:type="spellEnd"/>
        <w:r w:rsidR="004C7B9B">
          <w:rPr>
            <w:rFonts w:hint="eastAsia"/>
            <w:lang w:val="en-US"/>
          </w:rPr>
          <w:t xml:space="preserve"> </w:t>
        </w:r>
        <w:proofErr w:type="spellStart"/>
        <w:r w:rsidR="004C7B9B">
          <w:rPr>
            <w:rFonts w:hint="eastAsia"/>
            <w:lang w:val="en-US"/>
          </w:rPr>
          <w:t>tengah</w:t>
        </w:r>
        <w:proofErr w:type="spellEnd"/>
        <w:r w:rsidR="004C7B9B">
          <w:rPr>
            <w:rFonts w:hint="eastAsia"/>
            <w:lang w:val="en-US"/>
          </w:rPr>
          <w:t xml:space="preserve"> </w:t>
        </w:r>
        <w:proofErr w:type="spellStart"/>
        <w:r w:rsidR="004C7B9B">
          <w:rPr>
            <w:rFonts w:hint="eastAsia"/>
            <w:lang w:val="en-US"/>
          </w:rPr>
          <w:t>kayu</w:t>
        </w:r>
        <w:proofErr w:type="spellEnd"/>
        <w:r w:rsidR="004C7B9B">
          <w:rPr>
            <w:rFonts w:hint="eastAsia"/>
            <w:lang w:val="en-US"/>
          </w:rPr>
          <w:t>.</w:t>
        </w:r>
      </w:ins>
    </w:p>
    <w:p w14:paraId="17E54BC7" w14:textId="77777777" w:rsidR="00165609" w:rsidRDefault="00165609" w:rsidP="004C64DF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617603CC" wp14:editId="077C868C">
            <wp:extent cx="514350" cy="109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D80" w14:textId="7E699FF0" w:rsidR="00165609" w:rsidRDefault="004C64DF" w:rsidP="004C64DF">
      <w:pPr>
        <w:ind w:left="720" w:hanging="720"/>
        <w:rPr>
          <w:lang w:val="en-US"/>
        </w:rPr>
      </w:pPr>
      <w:r>
        <w:rPr>
          <w:rFonts w:hint="eastAsia"/>
          <w:lang w:val="en-US"/>
        </w:rPr>
        <w:t>3</w:t>
      </w:r>
      <w:r>
        <w:rPr>
          <w:lang w:val="en-US"/>
        </w:rPr>
        <w:t>.</w:t>
      </w:r>
      <w:r>
        <w:rPr>
          <w:lang w:val="en-US"/>
        </w:rPr>
        <w:tab/>
      </w:r>
      <w:r w:rsidR="00165609">
        <w:rPr>
          <w:rFonts w:hint="eastAsia"/>
          <w:lang w:val="en-US"/>
        </w:rPr>
        <w:t>めんぎをうつときは　めんぎくぎを　つかいます。</w:t>
      </w:r>
      <w:r w:rsidR="00ED0678">
        <w:rPr>
          <w:lang w:val="en-US"/>
        </w:rPr>
        <w:br/>
        <w:t xml:space="preserve">Ketika </w:t>
      </w:r>
      <w:proofErr w:type="spellStart"/>
      <w:ins w:id="4" w:author="qwe0579" w:date="2024-10-31T17:32:00Z" w16du:dateUtc="2024-10-31T08:32:00Z">
        <w:r w:rsidR="0059057C">
          <w:rPr>
            <w:rFonts w:hint="eastAsia"/>
            <w:lang w:val="en-US"/>
          </w:rPr>
          <w:t>akan</w:t>
        </w:r>
        <w:proofErr w:type="spellEnd"/>
        <w:r w:rsidR="0059057C">
          <w:rPr>
            <w:rFonts w:hint="eastAsia"/>
            <w:lang w:val="en-US"/>
          </w:rPr>
          <w:t xml:space="preserve"> </w:t>
        </w:r>
      </w:ins>
      <w:del w:id="5" w:author="qwe0579" w:date="2024-10-31T17:32:00Z" w16du:dateUtc="2024-10-31T08:32:00Z">
        <w:r w:rsidR="00ED0678" w:rsidDel="0059057C">
          <w:rPr>
            <w:lang w:val="en-US"/>
          </w:rPr>
          <w:delText xml:space="preserve">memukul </w:delText>
        </w:r>
      </w:del>
      <w:proofErr w:type="spellStart"/>
      <w:ins w:id="6" w:author="qwe0579" w:date="2024-10-31T17:32:00Z" w16du:dateUtc="2024-10-31T08:32:00Z">
        <w:r w:rsidR="0059057C">
          <w:rPr>
            <w:rFonts w:hint="eastAsia"/>
            <w:lang w:val="en-US"/>
          </w:rPr>
          <w:t>memaku</w:t>
        </w:r>
        <w:proofErr w:type="spellEnd"/>
        <w:r w:rsidR="0059057C">
          <w:rPr>
            <w:lang w:val="en-US"/>
          </w:rPr>
          <w:t xml:space="preserve"> </w:t>
        </w:r>
      </w:ins>
      <w:proofErr w:type="spellStart"/>
      <w:r w:rsidR="00ED0678">
        <w:rPr>
          <w:lang w:val="en-US"/>
        </w:rPr>
        <w:t>kayu</w:t>
      </w:r>
      <w:proofErr w:type="spellEnd"/>
      <w:r w:rsidR="00ED0678">
        <w:rPr>
          <w:lang w:val="en-US"/>
        </w:rPr>
        <w:t xml:space="preserve"> </w:t>
      </w:r>
      <w:proofErr w:type="spellStart"/>
      <w:ins w:id="7" w:author="qwe0579" w:date="2024-10-31T17:32:00Z" w16du:dateUtc="2024-10-31T08:32:00Z">
        <w:r w:rsidR="0059057C">
          <w:rPr>
            <w:rFonts w:hint="eastAsia"/>
            <w:lang w:val="en-US"/>
          </w:rPr>
          <w:t>pojokan</w:t>
        </w:r>
        <w:proofErr w:type="spellEnd"/>
        <w:r w:rsidR="0059057C">
          <w:rPr>
            <w:rFonts w:hint="eastAsia"/>
            <w:lang w:val="en-US"/>
          </w:rPr>
          <w:t xml:space="preserve"> </w:t>
        </w:r>
      </w:ins>
      <w:r w:rsidR="00ED0678">
        <w:rPr>
          <w:lang w:val="en-US"/>
        </w:rPr>
        <w:t>(</w:t>
      </w:r>
      <w:proofErr w:type="spellStart"/>
      <w:r w:rsidR="00ED0678">
        <w:rPr>
          <w:lang w:val="en-US"/>
        </w:rPr>
        <w:t>berbentuk</w:t>
      </w:r>
      <w:proofErr w:type="spellEnd"/>
      <w:r w:rsidR="00ED0678">
        <w:rPr>
          <w:lang w:val="en-US"/>
        </w:rPr>
        <w:t xml:space="preserve"> </w:t>
      </w:r>
      <w:proofErr w:type="spellStart"/>
      <w:r w:rsidR="00ED0678">
        <w:rPr>
          <w:lang w:val="en-US"/>
        </w:rPr>
        <w:t>segitiga</w:t>
      </w:r>
      <w:proofErr w:type="spellEnd"/>
      <w:r w:rsidR="00ED0678">
        <w:rPr>
          <w:lang w:val="en-US"/>
        </w:rPr>
        <w:t xml:space="preserve">), </w:t>
      </w:r>
      <w:proofErr w:type="spellStart"/>
      <w:r w:rsidR="00ED0678">
        <w:rPr>
          <w:lang w:val="en-US"/>
        </w:rPr>
        <w:t>menggunakan</w:t>
      </w:r>
      <w:proofErr w:type="spellEnd"/>
      <w:r w:rsidR="00ED0678">
        <w:rPr>
          <w:lang w:val="en-US"/>
        </w:rPr>
        <w:t xml:space="preserve"> </w:t>
      </w:r>
      <w:proofErr w:type="spellStart"/>
      <w:r w:rsidR="00ED0678">
        <w:rPr>
          <w:lang w:val="en-US"/>
        </w:rPr>
        <w:t>paku</w:t>
      </w:r>
      <w:proofErr w:type="spellEnd"/>
      <w:r w:rsidR="00ED0678">
        <w:rPr>
          <w:lang w:val="en-US"/>
        </w:rPr>
        <w:t xml:space="preserve"> </w:t>
      </w:r>
      <w:proofErr w:type="spellStart"/>
      <w:r w:rsidR="00ED0678">
        <w:rPr>
          <w:lang w:val="en-US"/>
        </w:rPr>
        <w:t>kayu</w:t>
      </w:r>
      <w:proofErr w:type="spellEnd"/>
      <w:ins w:id="8" w:author="qwe0579" w:date="2024-10-31T17:32:00Z" w16du:dateUtc="2024-10-31T08:32:00Z">
        <w:r w:rsidR="0059057C">
          <w:rPr>
            <w:rFonts w:hint="eastAsia"/>
            <w:lang w:val="en-US"/>
          </w:rPr>
          <w:t xml:space="preserve"> </w:t>
        </w:r>
        <w:proofErr w:type="spellStart"/>
        <w:r w:rsidR="0059057C">
          <w:rPr>
            <w:rFonts w:hint="eastAsia"/>
            <w:lang w:val="en-US"/>
          </w:rPr>
          <w:t>pojokan</w:t>
        </w:r>
      </w:ins>
      <w:proofErr w:type="spellEnd"/>
      <w:r w:rsidR="00ED0678">
        <w:rPr>
          <w:lang w:val="en-US"/>
        </w:rPr>
        <w:t>.</w:t>
      </w:r>
    </w:p>
    <w:p w14:paraId="48AAB7C8" w14:textId="77777777" w:rsidR="00ED0678" w:rsidRDefault="004C64DF">
      <w:pPr>
        <w:rPr>
          <w:lang w:val="en-US"/>
        </w:rPr>
      </w:pPr>
      <w:r>
        <w:rPr>
          <w:rFonts w:hint="eastAsia"/>
          <w:lang w:val="en-US"/>
        </w:rPr>
        <w:t>4</w:t>
      </w:r>
      <w:r>
        <w:rPr>
          <w:lang w:val="en-US"/>
        </w:rPr>
        <w:t>.</w:t>
      </w:r>
      <w:r>
        <w:rPr>
          <w:lang w:val="en-US"/>
        </w:rPr>
        <w:tab/>
      </w:r>
      <w:r w:rsidR="00ED0678">
        <w:rPr>
          <w:rFonts w:hint="eastAsia"/>
          <w:lang w:val="en-US"/>
        </w:rPr>
        <w:t>これはわくぐみ　あしばに　つかいます。</w:t>
      </w:r>
    </w:p>
    <w:p w14:paraId="58595D27" w14:textId="22185093" w:rsidR="00ED0678" w:rsidRDefault="00BB6B77" w:rsidP="004C64DF">
      <w:pPr>
        <w:ind w:firstLine="720"/>
        <w:rPr>
          <w:rFonts w:hint="eastAsia"/>
          <w:lang w:val="en-US"/>
        </w:rPr>
      </w:pPr>
      <w:r w:rsidRPr="00BB6B77">
        <w:rPr>
          <w:lang w:val="en-US"/>
        </w:rPr>
        <w:t xml:space="preserve">Ini </w:t>
      </w:r>
      <w:proofErr w:type="spellStart"/>
      <w:r w:rsidRPr="00BB6B77">
        <w:rPr>
          <w:lang w:val="en-US"/>
        </w:rPr>
        <w:t>digunakan</w:t>
      </w:r>
      <w:proofErr w:type="spellEnd"/>
      <w:r w:rsidRPr="00BB6B77">
        <w:rPr>
          <w:lang w:val="en-US"/>
        </w:rPr>
        <w:t xml:space="preserve"> </w:t>
      </w:r>
      <w:proofErr w:type="spellStart"/>
      <w:r w:rsidRPr="00BB6B77">
        <w:rPr>
          <w:lang w:val="en-US"/>
        </w:rPr>
        <w:t>untuk</w:t>
      </w:r>
      <w:proofErr w:type="spellEnd"/>
      <w:r w:rsidRPr="00BB6B77">
        <w:rPr>
          <w:lang w:val="en-US"/>
        </w:rPr>
        <w:t xml:space="preserve"> </w:t>
      </w:r>
      <w:del w:id="9" w:author="qwe0579" w:date="2024-10-31T17:33:00Z" w16du:dateUtc="2024-10-31T08:33:00Z">
        <w:r w:rsidRPr="00BB6B77" w:rsidDel="00997522">
          <w:rPr>
            <w:lang w:val="en-US"/>
          </w:rPr>
          <w:delText>kerangka perancah</w:delText>
        </w:r>
      </w:del>
      <w:proofErr w:type="spellStart"/>
      <w:ins w:id="10" w:author="qwe0579" w:date="2024-10-31T17:33:00Z" w16du:dateUtc="2024-10-31T08:33:00Z">
        <w:r w:rsidR="00997522">
          <w:rPr>
            <w:rFonts w:hint="eastAsia"/>
            <w:lang w:val="en-US"/>
          </w:rPr>
          <w:t>perancah</w:t>
        </w:r>
        <w:proofErr w:type="spellEnd"/>
        <w:r w:rsidR="00997522">
          <w:rPr>
            <w:rFonts w:hint="eastAsia"/>
            <w:lang w:val="en-US"/>
          </w:rPr>
          <w:t xml:space="preserve"> </w:t>
        </w:r>
        <w:proofErr w:type="spellStart"/>
        <w:r w:rsidR="00997522">
          <w:rPr>
            <w:rFonts w:hint="eastAsia"/>
            <w:lang w:val="en-US"/>
          </w:rPr>
          <w:t>wakugumi</w:t>
        </w:r>
        <w:proofErr w:type="spellEnd"/>
        <w:r w:rsidR="00997522">
          <w:rPr>
            <w:rFonts w:hint="eastAsia"/>
            <w:lang w:val="en-US"/>
          </w:rPr>
          <w:t>.</w:t>
        </w:r>
      </w:ins>
    </w:p>
    <w:p w14:paraId="775797C7" w14:textId="77777777" w:rsidR="00BB6B77" w:rsidRDefault="00BB6B77" w:rsidP="004C64D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426FBE" wp14:editId="42C59F6B">
            <wp:extent cx="1816100" cy="25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9BBC" w14:textId="77777777" w:rsidR="00BB6B77" w:rsidRDefault="004C64DF">
      <w:pPr>
        <w:rPr>
          <w:lang w:val="en-US"/>
        </w:rPr>
      </w:pPr>
      <w:r>
        <w:rPr>
          <w:rFonts w:hint="eastAsia"/>
          <w:lang w:val="en-US"/>
        </w:rPr>
        <w:lastRenderedPageBreak/>
        <w:t>5</w:t>
      </w:r>
      <w:r>
        <w:rPr>
          <w:lang w:val="en-US"/>
        </w:rPr>
        <w:t>.</w:t>
      </w:r>
      <w:r>
        <w:rPr>
          <w:lang w:val="en-US"/>
        </w:rPr>
        <w:tab/>
      </w:r>
      <w:r w:rsidR="00BB6B77">
        <w:rPr>
          <w:rFonts w:hint="eastAsia"/>
          <w:lang w:val="en-US"/>
        </w:rPr>
        <w:t>コンパネ（かたわくごうはん）はたいようの　あたる　ところに　ながいじかん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="00BB6B77">
        <w:rPr>
          <w:rFonts w:hint="eastAsia"/>
          <w:lang w:val="en-US"/>
        </w:rPr>
        <w:t>おいても　よいです。</w:t>
      </w:r>
    </w:p>
    <w:p w14:paraId="5971719C" w14:textId="561F0C84" w:rsidR="00165609" w:rsidRDefault="00BB6B77" w:rsidP="004C64DF">
      <w:pPr>
        <w:ind w:firstLine="720"/>
        <w:rPr>
          <w:lang w:val="en-US"/>
        </w:rPr>
      </w:pPr>
      <w:r w:rsidRPr="00BB6B77">
        <w:rPr>
          <w:lang w:val="en-US"/>
        </w:rPr>
        <w:t xml:space="preserve">Anda </w:t>
      </w:r>
      <w:proofErr w:type="spellStart"/>
      <w:r w:rsidRPr="00BB6B77">
        <w:rPr>
          <w:lang w:val="en-US"/>
        </w:rPr>
        <w:t>dapat</w:t>
      </w:r>
      <w:proofErr w:type="spellEnd"/>
      <w:r w:rsidRPr="00BB6B77">
        <w:rPr>
          <w:lang w:val="en-US"/>
        </w:rPr>
        <w:t xml:space="preserve"> </w:t>
      </w:r>
      <w:proofErr w:type="spellStart"/>
      <w:r w:rsidRPr="00BB6B77">
        <w:rPr>
          <w:lang w:val="en-US"/>
        </w:rPr>
        <w:t>membiarkan</w:t>
      </w:r>
      <w:proofErr w:type="spellEnd"/>
      <w:r w:rsidRPr="00BB6B77">
        <w:rPr>
          <w:lang w:val="en-US"/>
        </w:rPr>
        <w:t xml:space="preserve"> panel </w:t>
      </w:r>
      <w:del w:id="11" w:author="qwe0579" w:date="2024-10-31T17:44:00Z" w16du:dateUtc="2024-10-31T08:44:00Z">
        <w:r w:rsidRPr="00BB6B77" w:rsidDel="009403A2">
          <w:rPr>
            <w:lang w:val="en-US"/>
          </w:rPr>
          <w:delText xml:space="preserve">kontrol </w:delText>
        </w:r>
      </w:del>
      <w:proofErr w:type="spellStart"/>
      <w:ins w:id="12" w:author="qwe0579" w:date="2024-10-31T17:44:00Z" w16du:dateUtc="2024-10-31T08:44:00Z">
        <w:r w:rsidR="009403A2">
          <w:rPr>
            <w:rFonts w:hint="eastAsia"/>
            <w:lang w:val="en-US"/>
          </w:rPr>
          <w:t>beton</w:t>
        </w:r>
        <w:proofErr w:type="spellEnd"/>
        <w:r w:rsidR="009403A2" w:rsidRPr="00BB6B77">
          <w:rPr>
            <w:lang w:val="en-US"/>
          </w:rPr>
          <w:t xml:space="preserve"> </w:t>
        </w:r>
      </w:ins>
      <w:del w:id="13" w:author="qwe0579" w:date="2024-10-31T17:44:00Z" w16du:dateUtc="2024-10-31T08:44:00Z">
        <w:r w:rsidRPr="00BB6B77" w:rsidDel="009403A2">
          <w:rPr>
            <w:lang w:val="en-US"/>
          </w:rPr>
          <w:delText>di bawah</w:delText>
        </w:r>
      </w:del>
      <w:proofErr w:type="spellStart"/>
      <w:ins w:id="14" w:author="qwe0579" w:date="2024-10-31T17:44:00Z" w16du:dateUtc="2024-10-31T08:44:00Z">
        <w:r w:rsidR="009403A2">
          <w:rPr>
            <w:rFonts w:hint="eastAsia"/>
            <w:lang w:val="en-US"/>
          </w:rPr>
          <w:t>terkena</w:t>
        </w:r>
      </w:ins>
      <w:proofErr w:type="spellEnd"/>
      <w:r w:rsidRPr="00BB6B77">
        <w:rPr>
          <w:lang w:val="en-US"/>
        </w:rPr>
        <w:t xml:space="preserve"> </w:t>
      </w:r>
      <w:proofErr w:type="spellStart"/>
      <w:r w:rsidRPr="00BB6B77">
        <w:rPr>
          <w:lang w:val="en-US"/>
        </w:rPr>
        <w:t>sinar</w:t>
      </w:r>
      <w:proofErr w:type="spellEnd"/>
      <w:r w:rsidRPr="00BB6B77">
        <w:rPr>
          <w:lang w:val="en-US"/>
        </w:rPr>
        <w:t xml:space="preserve"> </w:t>
      </w:r>
      <w:proofErr w:type="spellStart"/>
      <w:r w:rsidRPr="00BB6B77">
        <w:rPr>
          <w:lang w:val="en-US"/>
        </w:rPr>
        <w:t>matahari</w:t>
      </w:r>
      <w:proofErr w:type="spellEnd"/>
      <w:r w:rsidRPr="00BB6B77">
        <w:rPr>
          <w:lang w:val="en-US"/>
        </w:rPr>
        <w:t xml:space="preserve"> </w:t>
      </w:r>
      <w:proofErr w:type="spellStart"/>
      <w:r w:rsidRPr="00BB6B77">
        <w:rPr>
          <w:lang w:val="en-US"/>
        </w:rPr>
        <w:t>dalam</w:t>
      </w:r>
      <w:proofErr w:type="spellEnd"/>
      <w:r w:rsidRPr="00BB6B77">
        <w:rPr>
          <w:lang w:val="en-US"/>
        </w:rPr>
        <w:t xml:space="preserve"> </w:t>
      </w:r>
      <w:proofErr w:type="spellStart"/>
      <w:r w:rsidRPr="00BB6B77">
        <w:rPr>
          <w:lang w:val="en-US"/>
        </w:rPr>
        <w:t>waktu</w:t>
      </w:r>
      <w:proofErr w:type="spellEnd"/>
      <w:r w:rsidRPr="00BB6B77">
        <w:rPr>
          <w:lang w:val="en-US"/>
        </w:rPr>
        <w:t xml:space="preserve"> lama.</w:t>
      </w:r>
    </w:p>
    <w:p w14:paraId="70204051" w14:textId="77777777" w:rsidR="00BB6B77" w:rsidRDefault="004C64DF">
      <w:pPr>
        <w:rPr>
          <w:lang w:val="en-US"/>
        </w:rPr>
      </w:pPr>
      <w:r>
        <w:rPr>
          <w:rFonts w:hint="eastAsia"/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ab/>
      </w:r>
      <w:r w:rsidR="00BB6B77">
        <w:rPr>
          <w:rFonts w:hint="eastAsia"/>
          <w:lang w:val="en-US"/>
        </w:rPr>
        <w:t>ごうはんせいかたわくと　きんぞくせいかたわくは　いっしょに　つかえません。</w:t>
      </w:r>
    </w:p>
    <w:p w14:paraId="20504AAE" w14:textId="6EECAD3A" w:rsidR="00BB6B77" w:rsidRDefault="00BB6B77" w:rsidP="004C64DF">
      <w:pPr>
        <w:ind w:firstLine="720"/>
        <w:rPr>
          <w:lang w:val="en-US"/>
        </w:rPr>
      </w:pPr>
      <w:proofErr w:type="spellStart"/>
      <w:r>
        <w:rPr>
          <w:lang w:val="en-US"/>
        </w:rPr>
        <w:t>Bekisting</w:t>
      </w:r>
      <w:proofErr w:type="spellEnd"/>
      <w:r>
        <w:rPr>
          <w:lang w:val="en-US"/>
        </w:rPr>
        <w:t xml:space="preserve"> </w:t>
      </w:r>
      <w:del w:id="15" w:author="qwe0579" w:date="2024-10-31T17:44:00Z" w16du:dateUtc="2024-10-31T08:44:00Z">
        <w:r w:rsidDel="009403A2">
          <w:rPr>
            <w:lang w:val="en-US"/>
          </w:rPr>
          <w:delText xml:space="preserve">kayu </w:delText>
        </w:r>
      </w:del>
      <w:ins w:id="16" w:author="qwe0579" w:date="2024-10-31T17:44:00Z" w16du:dateUtc="2024-10-31T08:44:00Z">
        <w:r w:rsidR="009403A2">
          <w:rPr>
            <w:rFonts w:hint="eastAsia"/>
            <w:lang w:val="en-US"/>
          </w:rPr>
          <w:t>plywood</w:t>
        </w:r>
        <w:r w:rsidR="009403A2">
          <w:rPr>
            <w:lang w:val="en-US"/>
          </w:rPr>
          <w:t xml:space="preserve"> </w:t>
        </w:r>
      </w:ins>
      <w:r>
        <w:rPr>
          <w:lang w:val="en-US"/>
        </w:rPr>
        <w:t xml:space="preserve">dan </w:t>
      </w:r>
      <w:proofErr w:type="spellStart"/>
      <w:r>
        <w:rPr>
          <w:lang w:val="en-US"/>
        </w:rPr>
        <w:t>bekisting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bersamaan</w:t>
      </w:r>
      <w:proofErr w:type="spellEnd"/>
      <w:r>
        <w:rPr>
          <w:lang w:val="en-US"/>
        </w:rPr>
        <w:t>.</w:t>
      </w:r>
    </w:p>
    <w:p w14:paraId="434DB460" w14:textId="77777777" w:rsidR="00BB6B77" w:rsidRDefault="004C64DF">
      <w:pPr>
        <w:rPr>
          <w:lang w:val="en-US"/>
        </w:rPr>
      </w:pPr>
      <w:r>
        <w:rPr>
          <w:rFonts w:hint="eastAsia"/>
          <w:lang w:val="en-US"/>
        </w:rPr>
        <w:t>7</w:t>
      </w:r>
      <w:r>
        <w:rPr>
          <w:lang w:val="en-US"/>
        </w:rPr>
        <w:t>.</w:t>
      </w:r>
      <w:r>
        <w:rPr>
          <w:lang w:val="en-US"/>
        </w:rPr>
        <w:tab/>
      </w:r>
      <w:r w:rsidR="0017129F">
        <w:rPr>
          <w:rFonts w:hint="eastAsia"/>
          <w:lang w:val="en-US"/>
        </w:rPr>
        <w:t>ターンバックルは　コンパネ（かたわくごうはん）とさんぎを　つなぐものです。</w:t>
      </w:r>
    </w:p>
    <w:p w14:paraId="170DA570" w14:textId="21B16B0B" w:rsidR="0017129F" w:rsidRDefault="0017129F" w:rsidP="004C64DF">
      <w:pPr>
        <w:ind w:firstLine="720"/>
        <w:rPr>
          <w:lang w:val="en-US"/>
        </w:rPr>
      </w:pPr>
      <w:proofErr w:type="spellStart"/>
      <w:r>
        <w:rPr>
          <w:lang w:val="en-US"/>
        </w:rPr>
        <w:t>Pengait</w:t>
      </w:r>
      <w:proofErr w:type="spellEnd"/>
      <w:r>
        <w:rPr>
          <w:lang w:val="en-US"/>
        </w:rPr>
        <w:t xml:space="preserve"> (turnbuckle) </w:t>
      </w:r>
      <w:proofErr w:type="spellStart"/>
      <w:r>
        <w:rPr>
          <w:lang w:val="en-US"/>
        </w:rPr>
        <w:t>menghubungkan</w:t>
      </w:r>
      <w:proofErr w:type="spellEnd"/>
      <w:r>
        <w:rPr>
          <w:lang w:val="en-US"/>
        </w:rPr>
        <w:t xml:space="preserve"> panel </w:t>
      </w:r>
      <w:del w:id="17" w:author="qwe0579" w:date="2024-10-31T17:51:00Z" w16du:dateUtc="2024-10-31T08:51:00Z">
        <w:r w:rsidDel="009403A2">
          <w:rPr>
            <w:lang w:val="en-US"/>
          </w:rPr>
          <w:delText xml:space="preserve">control </w:delText>
        </w:r>
      </w:del>
      <w:proofErr w:type="spellStart"/>
      <w:ins w:id="18" w:author="qwe0579" w:date="2024-10-31T17:51:00Z" w16du:dateUtc="2024-10-31T08:51:00Z">
        <w:r w:rsidR="009403A2">
          <w:rPr>
            <w:rFonts w:hint="eastAsia"/>
            <w:lang w:val="en-US"/>
          </w:rPr>
          <w:t>beton</w:t>
        </w:r>
        <w:proofErr w:type="spellEnd"/>
        <w:r w:rsidR="009403A2">
          <w:rPr>
            <w:lang w:val="en-US"/>
          </w:rPr>
          <w:t xml:space="preserve"> </w:t>
        </w:r>
      </w:ins>
      <w:r>
        <w:rPr>
          <w:lang w:val="en-US"/>
        </w:rPr>
        <w:t xml:space="preserve">dan </w:t>
      </w:r>
      <w:del w:id="19" w:author="qwe0579" w:date="2024-10-31T17:51:00Z" w16du:dateUtc="2024-10-31T08:51:00Z">
        <w:r w:rsidDel="009403A2">
          <w:rPr>
            <w:lang w:val="en-US"/>
          </w:rPr>
          <w:delText xml:space="preserve">blok </w:delText>
        </w:r>
      </w:del>
      <w:proofErr w:type="spellStart"/>
      <w:r>
        <w:rPr>
          <w:lang w:val="en-US"/>
        </w:rPr>
        <w:t>kayu</w:t>
      </w:r>
      <w:proofErr w:type="spellEnd"/>
      <w:ins w:id="20" w:author="qwe0579" w:date="2024-10-31T17:51:00Z" w16du:dateUtc="2024-10-31T08:51:00Z">
        <w:r w:rsidR="009403A2">
          <w:rPr>
            <w:rFonts w:hint="eastAsia"/>
            <w:lang w:val="en-US"/>
          </w:rPr>
          <w:t xml:space="preserve"> </w:t>
        </w:r>
        <w:proofErr w:type="spellStart"/>
        <w:r w:rsidR="009403A2">
          <w:rPr>
            <w:rFonts w:hint="eastAsia"/>
            <w:lang w:val="en-US"/>
          </w:rPr>
          <w:t>pondasi</w:t>
        </w:r>
      </w:ins>
      <w:proofErr w:type="spellEnd"/>
      <w:r>
        <w:rPr>
          <w:lang w:val="en-US"/>
        </w:rPr>
        <w:t>.</w:t>
      </w:r>
    </w:p>
    <w:p w14:paraId="01907602" w14:textId="77777777" w:rsidR="0017129F" w:rsidRDefault="004C64DF">
      <w:pPr>
        <w:rPr>
          <w:lang w:val="en-US"/>
        </w:rPr>
      </w:pPr>
      <w:r>
        <w:rPr>
          <w:rFonts w:hint="eastAsia"/>
          <w:lang w:val="en-US"/>
        </w:rPr>
        <w:t>8</w:t>
      </w:r>
      <w:r>
        <w:rPr>
          <w:lang w:val="en-US"/>
        </w:rPr>
        <w:t>.</w:t>
      </w:r>
      <w:r>
        <w:rPr>
          <w:lang w:val="en-US"/>
        </w:rPr>
        <w:tab/>
      </w:r>
      <w:r w:rsidR="0017129F">
        <w:rPr>
          <w:rFonts w:hint="eastAsia"/>
          <w:lang w:val="en-US"/>
        </w:rPr>
        <w:t>はしらかたわくの　したごしらえは　したごしらえず（かこうず）によって</w:t>
      </w:r>
      <w:r w:rsidR="0017129F">
        <w:rPr>
          <w:lang w:val="en-US"/>
        </w:rPr>
        <w:br/>
      </w:r>
      <w:r w:rsidR="0017129F">
        <w:rPr>
          <w:rFonts w:hint="eastAsia"/>
          <w:lang w:val="en-US"/>
        </w:rPr>
        <w:t xml:space="preserve"> </w:t>
      </w:r>
      <w:r w:rsidR="0017129F">
        <w:rPr>
          <w:lang w:val="en-US"/>
        </w:rPr>
        <w:tab/>
      </w:r>
      <w:r w:rsidR="0017129F">
        <w:rPr>
          <w:rFonts w:hint="eastAsia"/>
          <w:lang w:val="en-US"/>
        </w:rPr>
        <w:t>つくります。</w:t>
      </w:r>
    </w:p>
    <w:p w14:paraId="1E0BE6AC" w14:textId="77777777" w:rsidR="00D14A1F" w:rsidRDefault="00D14A1F" w:rsidP="00D14A1F">
      <w:pPr>
        <w:ind w:firstLine="720"/>
        <w:rPr>
          <w:lang w:val="en-US"/>
        </w:rPr>
      </w:pPr>
      <w:proofErr w:type="spellStart"/>
      <w:r w:rsidRPr="00C335A5">
        <w:rPr>
          <w:lang w:val="en-US"/>
        </w:rPr>
        <w:t>Persiapan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awal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bekisting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kolom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dibuat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sesuai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dengan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gambar</w:t>
      </w:r>
      <w:proofErr w:type="spellEnd"/>
      <w:r w:rsidRPr="00C335A5">
        <w:rPr>
          <w:lang w:val="en-US"/>
        </w:rPr>
        <w:t xml:space="preserve"> </w:t>
      </w:r>
      <w:proofErr w:type="spellStart"/>
      <w:r w:rsidRPr="00C335A5">
        <w:rPr>
          <w:lang w:val="en-US"/>
        </w:rPr>
        <w:t>kerja</w:t>
      </w:r>
      <w:proofErr w:type="spellEnd"/>
      <w:r w:rsidRPr="00C335A5">
        <w:rPr>
          <w:lang w:val="en-US"/>
        </w:rPr>
        <w:t>.</w:t>
      </w:r>
    </w:p>
    <w:p w14:paraId="499D13F3" w14:textId="77777777" w:rsidR="0017129F" w:rsidRDefault="004C64DF">
      <w:pPr>
        <w:rPr>
          <w:lang w:val="en-US"/>
        </w:rPr>
      </w:pPr>
      <w:r>
        <w:rPr>
          <w:rFonts w:hint="eastAsia"/>
          <w:lang w:val="en-US"/>
        </w:rPr>
        <w:t>9</w:t>
      </w:r>
      <w:r>
        <w:rPr>
          <w:lang w:val="en-US"/>
        </w:rPr>
        <w:t>.</w:t>
      </w:r>
      <w:r>
        <w:rPr>
          <w:lang w:val="en-US"/>
        </w:rPr>
        <w:tab/>
      </w:r>
      <w:r w:rsidR="00D14A1F">
        <w:rPr>
          <w:rFonts w:hint="eastAsia"/>
          <w:lang w:val="en-US"/>
        </w:rPr>
        <w:t xml:space="preserve">かたわくに　おおく　つかわれる　くぎの　ながさは　</w:t>
      </w:r>
      <w:r w:rsidR="00D14A1F">
        <w:rPr>
          <w:rFonts w:hint="eastAsia"/>
          <w:lang w:val="en-US"/>
        </w:rPr>
        <w:t>45</w:t>
      </w:r>
      <w:r w:rsidR="00D14A1F">
        <w:rPr>
          <w:rFonts w:hint="eastAsia"/>
          <w:lang w:val="en-US"/>
        </w:rPr>
        <w:t>ｍｍ～</w:t>
      </w:r>
      <w:r w:rsidR="00D14A1F">
        <w:rPr>
          <w:rFonts w:hint="eastAsia"/>
          <w:lang w:val="en-US"/>
        </w:rPr>
        <w:t>50</w:t>
      </w:r>
      <w:r w:rsidR="00D14A1F">
        <w:rPr>
          <w:rFonts w:hint="eastAsia"/>
          <w:lang w:val="en-US"/>
        </w:rPr>
        <w:t>㎜と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="00D14A1F">
        <w:rPr>
          <w:rFonts w:hint="eastAsia"/>
          <w:lang w:val="en-US"/>
        </w:rPr>
        <w:t>65</w:t>
      </w:r>
      <w:r w:rsidR="00D14A1F">
        <w:rPr>
          <w:rFonts w:hint="eastAsia"/>
          <w:lang w:val="en-US"/>
        </w:rPr>
        <w:t>㎜です。</w:t>
      </w:r>
    </w:p>
    <w:p w14:paraId="2A1330DA" w14:textId="47746A78" w:rsidR="00D14A1F" w:rsidRDefault="00D14A1F" w:rsidP="004C64DF">
      <w:pPr>
        <w:ind w:firstLine="720"/>
        <w:rPr>
          <w:lang w:val="en-US"/>
        </w:rPr>
      </w:pPr>
      <w:del w:id="21" w:author="qwe0579" w:date="2024-10-31T17:52:00Z" w16du:dateUtc="2024-10-31T08:52:00Z">
        <w:r w:rsidDel="004215DA">
          <w:rPr>
            <w:lang w:val="en-US"/>
          </w:rPr>
          <w:delText>Bekisting banyak menggunakan paku dengan Panjang ukuran</w:delText>
        </w:r>
      </w:del>
      <w:ins w:id="22" w:author="qwe0579" w:date="2024-10-31T17:52:00Z" w16du:dateUtc="2024-10-31T08:52:00Z">
        <w:r w:rsidR="004215DA">
          <w:rPr>
            <w:rFonts w:hint="eastAsia"/>
            <w:lang w:val="en-US"/>
          </w:rPr>
          <w:t xml:space="preserve">Panjang </w:t>
        </w:r>
        <w:proofErr w:type="spellStart"/>
        <w:r w:rsidR="004215DA">
          <w:rPr>
            <w:rFonts w:hint="eastAsia"/>
            <w:lang w:val="en-US"/>
          </w:rPr>
          <w:t>paku</w:t>
        </w:r>
        <w:proofErr w:type="spellEnd"/>
        <w:r w:rsidR="004215DA">
          <w:rPr>
            <w:rFonts w:hint="eastAsia"/>
            <w:lang w:val="en-US"/>
          </w:rPr>
          <w:t xml:space="preserve"> yang </w:t>
        </w:r>
        <w:proofErr w:type="spellStart"/>
        <w:r w:rsidR="004215DA">
          <w:rPr>
            <w:rFonts w:hint="eastAsia"/>
            <w:lang w:val="en-US"/>
          </w:rPr>
          <w:t>banyak</w:t>
        </w:r>
        <w:proofErr w:type="spellEnd"/>
        <w:r w:rsidR="004215DA">
          <w:rPr>
            <w:rFonts w:hint="eastAsia"/>
            <w:lang w:val="en-US"/>
          </w:rPr>
          <w:t xml:space="preserve"> </w:t>
        </w:r>
        <w:proofErr w:type="spellStart"/>
        <w:r w:rsidR="004215DA">
          <w:rPr>
            <w:rFonts w:hint="eastAsia"/>
            <w:lang w:val="en-US"/>
          </w:rPr>
          <w:t>digun</w:t>
        </w:r>
      </w:ins>
      <w:ins w:id="23" w:author="qwe0579" w:date="2024-10-31T17:53:00Z" w16du:dateUtc="2024-10-31T08:53:00Z">
        <w:r w:rsidR="004215DA">
          <w:rPr>
            <w:rFonts w:hint="eastAsia"/>
            <w:lang w:val="en-US"/>
          </w:rPr>
          <w:t>akan</w:t>
        </w:r>
        <w:proofErr w:type="spellEnd"/>
        <w:r w:rsidR="004215DA">
          <w:rPr>
            <w:rFonts w:hint="eastAsia"/>
            <w:lang w:val="en-US"/>
          </w:rPr>
          <w:t xml:space="preserve"> </w:t>
        </w:r>
        <w:proofErr w:type="spellStart"/>
        <w:r w:rsidR="004215DA">
          <w:rPr>
            <w:rFonts w:hint="eastAsia"/>
            <w:lang w:val="en-US"/>
          </w:rPr>
          <w:t>dalam</w:t>
        </w:r>
        <w:proofErr w:type="spellEnd"/>
        <w:r w:rsidR="004215DA">
          <w:rPr>
            <w:rFonts w:hint="eastAsia"/>
            <w:lang w:val="en-US"/>
          </w:rPr>
          <w:t xml:space="preserve"> </w:t>
        </w:r>
        <w:proofErr w:type="spellStart"/>
        <w:r w:rsidR="004215DA">
          <w:rPr>
            <w:rFonts w:hint="eastAsia"/>
            <w:lang w:val="en-US"/>
          </w:rPr>
          <w:t>bekisting</w:t>
        </w:r>
        <w:proofErr w:type="spellEnd"/>
        <w:r w:rsidR="004215DA">
          <w:rPr>
            <w:rFonts w:hint="eastAsia"/>
            <w:lang w:val="en-US"/>
          </w:rPr>
          <w:t xml:space="preserve"> </w:t>
        </w:r>
        <w:proofErr w:type="spellStart"/>
        <w:r w:rsidR="004215DA">
          <w:rPr>
            <w:rFonts w:hint="eastAsia"/>
            <w:lang w:val="en-US"/>
          </w:rPr>
          <w:t>adalah</w:t>
        </w:r>
      </w:ins>
      <w:proofErr w:type="spellEnd"/>
      <w:ins w:id="24" w:author="qwe0579" w:date="2024-10-31T17:52:00Z" w16du:dateUtc="2024-10-31T08:52:00Z">
        <w:r w:rsidR="004215DA">
          <w:rPr>
            <w:rFonts w:hint="eastAsia"/>
            <w:lang w:val="en-US"/>
          </w:rPr>
          <w:t xml:space="preserve"> </w:t>
        </w:r>
      </w:ins>
      <w:r>
        <w:rPr>
          <w:lang w:val="en-US"/>
        </w:rPr>
        <w:t xml:space="preserve"> 45mm-50mm dan 65mm.</w:t>
      </w:r>
    </w:p>
    <w:p w14:paraId="3D45D5A4" w14:textId="77777777" w:rsidR="00D14A1F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0.</w:t>
      </w:r>
      <w:r>
        <w:rPr>
          <w:lang w:val="en-US"/>
        </w:rPr>
        <w:tab/>
      </w:r>
      <w:r w:rsidR="00D14A1F">
        <w:rPr>
          <w:rFonts w:hint="eastAsia"/>
          <w:lang w:val="en-US"/>
        </w:rPr>
        <w:t>さんぎは　かたわくを　くみたてるために　つかいます。</w:t>
      </w:r>
    </w:p>
    <w:p w14:paraId="3B21C221" w14:textId="1679900D" w:rsidR="00D14A1F" w:rsidRDefault="00D14A1F" w:rsidP="004C64DF">
      <w:pPr>
        <w:ind w:firstLine="720"/>
        <w:rPr>
          <w:lang w:val="en-US"/>
        </w:rPr>
      </w:pPr>
      <w:del w:id="25" w:author="qwe0579" w:date="2024-10-31T17:53:00Z" w16du:dateUtc="2024-10-31T08:53:00Z">
        <w:r w:rsidDel="004215DA">
          <w:rPr>
            <w:lang w:val="en-US"/>
          </w:rPr>
          <w:delText>Balok k</w:delText>
        </w:r>
      </w:del>
      <w:ins w:id="26" w:author="qwe0579" w:date="2024-10-31T17:53:00Z" w16du:dateUtc="2024-10-31T08:53:00Z">
        <w:r w:rsidR="004215DA">
          <w:rPr>
            <w:rFonts w:hint="eastAsia"/>
            <w:lang w:val="en-US"/>
          </w:rPr>
          <w:t>K</w:t>
        </w:r>
      </w:ins>
      <w:r>
        <w:rPr>
          <w:lang w:val="en-US"/>
        </w:rPr>
        <w:t xml:space="preserve">ayu </w:t>
      </w:r>
      <w:proofErr w:type="spellStart"/>
      <w:ins w:id="27" w:author="qwe0579" w:date="2024-10-31T17:53:00Z" w16du:dateUtc="2024-10-31T08:53:00Z">
        <w:r w:rsidR="004215DA">
          <w:rPr>
            <w:rFonts w:hint="eastAsia"/>
            <w:lang w:val="en-US"/>
          </w:rPr>
          <w:t>pondasi</w:t>
        </w:r>
      </w:ins>
      <w:del w:id="28" w:author="qwe0579" w:date="2024-10-31T17:53:00Z" w16du:dateUtc="2024-10-31T08:53:00Z">
        <w:r w:rsidDel="004215DA">
          <w:rPr>
            <w:lang w:val="en-US"/>
          </w:rPr>
          <w:delText xml:space="preserve">(sangi) </w:delText>
        </w:r>
      </w:del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merakit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bekisting</w:t>
      </w:r>
      <w:proofErr w:type="spellEnd"/>
      <w:ins w:id="29" w:author="qwe0579" w:date="2024-10-31T17:53:00Z" w16du:dateUtc="2024-10-31T08:53:00Z">
        <w:r w:rsidR="004215DA">
          <w:rPr>
            <w:rFonts w:hint="eastAsia"/>
            <w:lang w:val="en-US"/>
          </w:rPr>
          <w:t>.</w:t>
        </w:r>
      </w:ins>
      <w:del w:id="30" w:author="qwe0579" w:date="2024-10-31T17:53:00Z" w16du:dateUtc="2024-10-31T08:53:00Z">
        <w:r w:rsidDel="004215DA">
          <w:rPr>
            <w:lang w:val="en-US"/>
          </w:rPr>
          <w:delText xml:space="preserve"> (katawaku)</w:delText>
        </w:r>
      </w:del>
    </w:p>
    <w:p w14:paraId="192145C1" w14:textId="77777777" w:rsidR="00D14A1F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1.</w:t>
      </w:r>
      <w:r>
        <w:rPr>
          <w:lang w:val="en-US"/>
        </w:rPr>
        <w:tab/>
      </w:r>
      <w:r w:rsidR="009145B0">
        <w:rPr>
          <w:rFonts w:hint="eastAsia"/>
          <w:lang w:val="en-US"/>
        </w:rPr>
        <w:t>すいへいつなぎは　いちほうこうに　とりつければよいです。</w:t>
      </w:r>
    </w:p>
    <w:p w14:paraId="2C7DC7D1" w14:textId="77777777" w:rsidR="009145B0" w:rsidRDefault="009145B0" w:rsidP="004C64DF">
      <w:pPr>
        <w:ind w:firstLine="720"/>
        <w:rPr>
          <w:lang w:val="en-US"/>
        </w:rPr>
      </w:pPr>
      <w:proofErr w:type="spellStart"/>
      <w:r w:rsidRPr="009145B0">
        <w:rPr>
          <w:lang w:val="en-US"/>
        </w:rPr>
        <w:t>Sambungan</w:t>
      </w:r>
      <w:proofErr w:type="spellEnd"/>
      <w:r w:rsidRPr="009145B0">
        <w:rPr>
          <w:lang w:val="en-US"/>
        </w:rPr>
        <w:t xml:space="preserve"> horizontal </w:t>
      </w:r>
      <w:proofErr w:type="spellStart"/>
      <w:r>
        <w:rPr>
          <w:rFonts w:hint="eastAsia"/>
          <w:lang w:val="en-US"/>
        </w:rPr>
        <w:t>s</w:t>
      </w:r>
      <w:r>
        <w:rPr>
          <w:lang w:val="en-US"/>
        </w:rPr>
        <w:t>ebaiknya</w:t>
      </w:r>
      <w:proofErr w:type="spellEnd"/>
      <w:r w:rsidRPr="009145B0">
        <w:rPr>
          <w:lang w:val="en-US"/>
        </w:rPr>
        <w:t xml:space="preserve"> </w:t>
      </w:r>
      <w:proofErr w:type="spellStart"/>
      <w:r w:rsidRPr="009145B0">
        <w:rPr>
          <w:lang w:val="en-US"/>
        </w:rPr>
        <w:t>dipasang</w:t>
      </w:r>
      <w:proofErr w:type="spellEnd"/>
      <w:r w:rsidRPr="009145B0">
        <w:rPr>
          <w:lang w:val="en-US"/>
        </w:rPr>
        <w:t xml:space="preserve"> </w:t>
      </w:r>
      <w:proofErr w:type="spellStart"/>
      <w:r w:rsidRPr="009145B0">
        <w:rPr>
          <w:lang w:val="en-US"/>
        </w:rPr>
        <w:t>dalam</w:t>
      </w:r>
      <w:proofErr w:type="spellEnd"/>
      <w:r w:rsidRPr="009145B0">
        <w:rPr>
          <w:lang w:val="en-US"/>
        </w:rPr>
        <w:t xml:space="preserve"> </w:t>
      </w:r>
      <w:proofErr w:type="spellStart"/>
      <w:r w:rsidRPr="009145B0">
        <w:rPr>
          <w:lang w:val="en-US"/>
        </w:rPr>
        <w:t>satu</w:t>
      </w:r>
      <w:proofErr w:type="spellEnd"/>
      <w:r w:rsidRPr="009145B0">
        <w:rPr>
          <w:lang w:val="en-US"/>
        </w:rPr>
        <w:t xml:space="preserve"> </w:t>
      </w:r>
      <w:proofErr w:type="spellStart"/>
      <w:r w:rsidRPr="009145B0">
        <w:rPr>
          <w:lang w:val="en-US"/>
        </w:rPr>
        <w:t>arah</w:t>
      </w:r>
      <w:proofErr w:type="spellEnd"/>
      <w:r>
        <w:rPr>
          <w:lang w:val="en-US"/>
        </w:rPr>
        <w:t>.</w:t>
      </w:r>
    </w:p>
    <w:p w14:paraId="70677A6F" w14:textId="77777777" w:rsidR="009145B0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2.</w:t>
      </w:r>
      <w:r>
        <w:rPr>
          <w:lang w:val="en-US"/>
        </w:rPr>
        <w:tab/>
      </w:r>
      <w:r w:rsidR="009145B0">
        <w:rPr>
          <w:rFonts w:hint="eastAsia"/>
          <w:lang w:val="en-US"/>
        </w:rPr>
        <w:t>パイプサポートを　つないで　つかうときは　２ほんまでとします。</w:t>
      </w:r>
    </w:p>
    <w:p w14:paraId="4CD0E88A" w14:textId="27B969F6" w:rsidR="009145B0" w:rsidRDefault="009145B0" w:rsidP="004C64DF">
      <w:pPr>
        <w:ind w:firstLine="720"/>
        <w:rPr>
          <w:lang w:val="en-US"/>
        </w:rPr>
      </w:pPr>
      <w:del w:id="31" w:author="qwe0579" w:date="2024-10-31T17:54:00Z" w16du:dateUtc="2024-10-31T08:54:00Z">
        <w:r w:rsidRPr="009145B0" w:rsidDel="004215DA">
          <w:rPr>
            <w:lang w:val="en-US"/>
          </w:rPr>
          <w:delText>Saat menghubungkan penopang pipa, gunakan hingga 2 pipa.</w:delText>
        </w:r>
      </w:del>
      <w:ins w:id="32" w:author="qwe0579" w:date="2024-10-31T17:54:00Z" w16du:dateUtc="2024-10-31T08:54:00Z">
        <w:r w:rsidR="004215DA">
          <w:rPr>
            <w:rFonts w:hint="eastAsia"/>
            <w:lang w:val="en-US"/>
          </w:rPr>
          <w:t xml:space="preserve">Ketika </w:t>
        </w:r>
        <w:proofErr w:type="spellStart"/>
        <w:r w:rsidR="004215DA">
          <w:rPr>
            <w:rFonts w:hint="eastAsia"/>
            <w:lang w:val="en-US"/>
          </w:rPr>
          <w:t>menggunakan</w:t>
        </w:r>
        <w:proofErr w:type="spellEnd"/>
        <w:r w:rsidR="004215DA">
          <w:rPr>
            <w:rFonts w:hint="eastAsia"/>
            <w:lang w:val="en-US"/>
          </w:rPr>
          <w:t xml:space="preserve"> pipe support yang </w:t>
        </w:r>
        <w:proofErr w:type="spellStart"/>
        <w:r w:rsidR="004215DA">
          <w:rPr>
            <w:rFonts w:hint="eastAsia"/>
            <w:lang w:val="en-US"/>
          </w:rPr>
          <w:t>disambung</w:t>
        </w:r>
        <w:proofErr w:type="spellEnd"/>
        <w:r w:rsidR="004215DA">
          <w:rPr>
            <w:rFonts w:hint="eastAsia"/>
            <w:lang w:val="en-US"/>
          </w:rPr>
          <w:t xml:space="preserve">, </w:t>
        </w:r>
        <w:proofErr w:type="spellStart"/>
        <w:r w:rsidR="004215DA">
          <w:rPr>
            <w:rFonts w:hint="eastAsia"/>
            <w:lang w:val="en-US"/>
          </w:rPr>
          <w:t>jumlahnya</w:t>
        </w:r>
        <w:proofErr w:type="spellEnd"/>
        <w:r w:rsidR="004215DA">
          <w:rPr>
            <w:rFonts w:hint="eastAsia"/>
            <w:lang w:val="en-US"/>
          </w:rPr>
          <w:t xml:space="preserve"> </w:t>
        </w:r>
        <w:proofErr w:type="spellStart"/>
        <w:r w:rsidR="004215DA">
          <w:rPr>
            <w:rFonts w:hint="eastAsia"/>
            <w:lang w:val="en-US"/>
          </w:rPr>
          <w:t>adalah</w:t>
        </w:r>
        <w:proofErr w:type="spellEnd"/>
        <w:r w:rsidR="004215DA">
          <w:rPr>
            <w:rFonts w:hint="eastAsia"/>
            <w:lang w:val="en-US"/>
          </w:rPr>
          <w:t xml:space="preserve"> dua.</w:t>
        </w:r>
      </w:ins>
      <w:r>
        <w:rPr>
          <w:rFonts w:hint="eastAsia"/>
          <w:lang w:val="en-US"/>
        </w:rPr>
        <w:t xml:space="preserve">　</w:t>
      </w:r>
    </w:p>
    <w:p w14:paraId="0575C57C" w14:textId="57CCC27B" w:rsidR="00227C07" w:rsidRDefault="004C64DF" w:rsidP="004C64DF">
      <w:pPr>
        <w:ind w:left="720" w:hanging="720"/>
        <w:rPr>
          <w:rFonts w:hint="eastAsia"/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3.</w:t>
      </w:r>
      <w:r>
        <w:rPr>
          <w:lang w:val="en-US"/>
        </w:rPr>
        <w:tab/>
      </w:r>
      <w:r w:rsidR="00227C07">
        <w:rPr>
          <w:rFonts w:hint="eastAsia"/>
          <w:lang w:val="en-US"/>
        </w:rPr>
        <w:t xml:space="preserve">うちはなしかたわくには　</w:t>
      </w:r>
      <w:r w:rsidR="00227C07">
        <w:rPr>
          <w:rFonts w:hint="eastAsia"/>
          <w:lang w:val="en-US"/>
        </w:rPr>
        <w:t>C</w:t>
      </w:r>
      <w:r w:rsidR="00227C07">
        <w:rPr>
          <w:rFonts w:hint="eastAsia"/>
          <w:lang w:val="en-US"/>
        </w:rPr>
        <w:t>かたセパレータを　つかいます。</w:t>
      </w:r>
      <w:r w:rsidR="00227C07">
        <w:rPr>
          <w:lang w:val="en-US"/>
        </w:rPr>
        <w:br/>
      </w:r>
      <w:proofErr w:type="spellStart"/>
      <w:r w:rsidR="00227C07" w:rsidRPr="00227C07">
        <w:rPr>
          <w:lang w:val="en-US"/>
        </w:rPr>
        <w:t>Gunakan</w:t>
      </w:r>
      <w:proofErr w:type="spellEnd"/>
      <w:r w:rsidR="00227C07" w:rsidRPr="00227C07">
        <w:rPr>
          <w:lang w:val="en-US"/>
        </w:rPr>
        <w:t xml:space="preserve"> </w:t>
      </w:r>
      <w:del w:id="33" w:author="qwe0579" w:date="2024-10-31T17:55:00Z" w16du:dateUtc="2024-10-31T08:55:00Z">
        <w:r w:rsidR="00227C07" w:rsidRPr="00227C07" w:rsidDel="004215DA">
          <w:rPr>
            <w:lang w:val="en-US"/>
          </w:rPr>
          <w:delText xml:space="preserve">pemisah </w:delText>
        </w:r>
      </w:del>
      <w:ins w:id="34" w:author="qwe0579" w:date="2024-10-31T17:55:00Z" w16du:dateUtc="2024-10-31T08:55:00Z">
        <w:r w:rsidR="004215DA">
          <w:rPr>
            <w:rFonts w:hint="eastAsia"/>
            <w:lang w:val="en-US"/>
          </w:rPr>
          <w:t>separator</w:t>
        </w:r>
        <w:r w:rsidR="004215DA" w:rsidRPr="00227C07">
          <w:rPr>
            <w:lang w:val="en-US"/>
          </w:rPr>
          <w:t xml:space="preserve"> </w:t>
        </w:r>
      </w:ins>
      <w:proofErr w:type="spellStart"/>
      <w:r w:rsidR="00227C07" w:rsidRPr="00227C07">
        <w:rPr>
          <w:lang w:val="en-US"/>
        </w:rPr>
        <w:t>tipe</w:t>
      </w:r>
      <w:proofErr w:type="spellEnd"/>
      <w:r w:rsidR="00227C07" w:rsidRPr="00227C07">
        <w:rPr>
          <w:lang w:val="en-US"/>
        </w:rPr>
        <w:t xml:space="preserve">-C </w:t>
      </w:r>
      <w:proofErr w:type="spellStart"/>
      <w:r w:rsidR="00227C07" w:rsidRPr="00227C07">
        <w:rPr>
          <w:lang w:val="en-US"/>
        </w:rPr>
        <w:t>untuk</w:t>
      </w:r>
      <w:proofErr w:type="spellEnd"/>
      <w:r w:rsidR="00227C07" w:rsidRPr="00227C07">
        <w:rPr>
          <w:lang w:val="en-US"/>
        </w:rPr>
        <w:t xml:space="preserve"> </w:t>
      </w:r>
      <w:proofErr w:type="spellStart"/>
      <w:r w:rsidR="00227C07" w:rsidRPr="00227C07">
        <w:rPr>
          <w:lang w:val="en-US"/>
        </w:rPr>
        <w:t>bekisting</w:t>
      </w:r>
      <w:proofErr w:type="spellEnd"/>
      <w:r w:rsidR="00227C07" w:rsidRPr="00227C07">
        <w:rPr>
          <w:lang w:val="en-US"/>
        </w:rPr>
        <w:t xml:space="preserve"> </w:t>
      </w:r>
      <w:del w:id="35" w:author="qwe0579" w:date="2024-10-31T17:55:00Z" w16du:dateUtc="2024-10-31T08:55:00Z">
        <w:r w:rsidR="00227C07" w:rsidRPr="00227C07" w:rsidDel="004215DA">
          <w:rPr>
            <w:lang w:val="en-US"/>
          </w:rPr>
          <w:delText>terbuka</w:delText>
        </w:r>
      </w:del>
      <w:ins w:id="36" w:author="qwe0579" w:date="2024-10-31T17:55:00Z" w16du:dateUtc="2024-10-31T08:55:00Z">
        <w:r w:rsidR="004215DA">
          <w:rPr>
            <w:rFonts w:hint="eastAsia"/>
            <w:lang w:val="en-US"/>
          </w:rPr>
          <w:t>non-</w:t>
        </w:r>
        <w:proofErr w:type="spellStart"/>
        <w:r w:rsidR="004215DA">
          <w:rPr>
            <w:rFonts w:hint="eastAsia"/>
            <w:lang w:val="en-US"/>
          </w:rPr>
          <w:t>lepas</w:t>
        </w:r>
        <w:proofErr w:type="spellEnd"/>
        <w:r w:rsidR="004215DA">
          <w:rPr>
            <w:rFonts w:hint="eastAsia"/>
            <w:lang w:val="en-US"/>
          </w:rPr>
          <w:t>.</w:t>
        </w:r>
      </w:ins>
      <w:ins w:id="37" w:author="qwe0579" w:date="2024-10-31T17:56:00Z" w16du:dateUtc="2024-10-31T08:56:00Z">
        <w:r w:rsidR="005D6C95">
          <w:rPr>
            <w:rFonts w:hint="eastAsia"/>
            <w:lang w:val="en-US"/>
          </w:rPr>
          <w:t>,</w:t>
        </w:r>
      </w:ins>
    </w:p>
    <w:p w14:paraId="1225E73D" w14:textId="77777777" w:rsidR="00227C07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4.</w:t>
      </w:r>
      <w:r>
        <w:rPr>
          <w:lang w:val="en-US"/>
        </w:rPr>
        <w:tab/>
      </w:r>
      <w:r w:rsidR="00227C07">
        <w:rPr>
          <w:rFonts w:hint="eastAsia"/>
          <w:lang w:val="en-US"/>
        </w:rPr>
        <w:t>かいたいには　かいたいようの　バールはひつようありません。</w:t>
      </w:r>
    </w:p>
    <w:p w14:paraId="5324C3AF" w14:textId="77777777" w:rsidR="00227C07" w:rsidRDefault="00227C07" w:rsidP="004C64DF">
      <w:pPr>
        <w:ind w:firstLine="720"/>
        <w:rPr>
          <w:lang w:val="en-US"/>
        </w:rPr>
      </w:pPr>
      <w:proofErr w:type="spellStart"/>
      <w:r>
        <w:rPr>
          <w:lang w:val="en-US"/>
        </w:rPr>
        <w:t>Linggis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diperlukan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pekerjaan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pembongkaran</w:t>
      </w:r>
      <w:proofErr w:type="spellEnd"/>
      <w:r>
        <w:rPr>
          <w:lang w:val="en-US"/>
        </w:rPr>
        <w:t>.</w:t>
      </w:r>
    </w:p>
    <w:p w14:paraId="4473F714" w14:textId="77777777" w:rsidR="00227C07" w:rsidRDefault="004C64DF">
      <w:pPr>
        <w:rPr>
          <w:lang w:val="en-US"/>
        </w:rPr>
      </w:pPr>
      <w:r>
        <w:rPr>
          <w:lang w:val="en-US"/>
        </w:rPr>
        <w:t>15.</w:t>
      </w:r>
      <w:r>
        <w:rPr>
          <w:lang w:val="en-US"/>
        </w:rPr>
        <w:tab/>
      </w:r>
      <w:r w:rsidR="00227C07">
        <w:rPr>
          <w:lang w:val="en-US"/>
        </w:rPr>
        <w:t xml:space="preserve"> </w:t>
      </w:r>
      <w:r w:rsidR="00227C07">
        <w:rPr>
          <w:rFonts w:hint="eastAsia"/>
          <w:lang w:val="en-US"/>
        </w:rPr>
        <w:t xml:space="preserve">かたくて　うちにくくなった　コンクリートはげんばで　みずをいれて　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="00227C07">
        <w:rPr>
          <w:rFonts w:hint="eastAsia"/>
          <w:lang w:val="en-US"/>
        </w:rPr>
        <w:t>やわらかく　します。</w:t>
      </w:r>
    </w:p>
    <w:p w14:paraId="2FDA8053" w14:textId="227F6A63" w:rsidR="00227C07" w:rsidRDefault="00227C07" w:rsidP="004C64DF">
      <w:pPr>
        <w:ind w:firstLine="720"/>
        <w:rPr>
          <w:lang w:val="en-US"/>
        </w:rPr>
      </w:pPr>
      <w:r w:rsidRPr="00227C07">
        <w:rPr>
          <w:lang w:val="en-US"/>
        </w:rPr>
        <w:t xml:space="preserve">Beton yang </w:t>
      </w:r>
      <w:proofErr w:type="spellStart"/>
      <w:r w:rsidRPr="00227C07">
        <w:rPr>
          <w:lang w:val="en-US"/>
        </w:rPr>
        <w:t>keras</w:t>
      </w:r>
      <w:proofErr w:type="spellEnd"/>
      <w:r w:rsidRPr="00227C07">
        <w:rPr>
          <w:lang w:val="en-US"/>
        </w:rPr>
        <w:t xml:space="preserve"> dan </w:t>
      </w:r>
      <w:del w:id="38" w:author="qwe0579" w:date="2024-10-31T17:58:00Z" w16du:dateUtc="2024-10-31T08:58:00Z">
        <w:r w:rsidRPr="00227C07" w:rsidDel="005D6C95">
          <w:rPr>
            <w:lang w:val="en-US"/>
          </w:rPr>
          <w:delText>keras dipukul</w:delText>
        </w:r>
      </w:del>
      <w:proofErr w:type="spellStart"/>
      <w:ins w:id="39" w:author="qwe0579" w:date="2024-10-31T17:58:00Z" w16du:dateUtc="2024-10-31T08:58:00Z">
        <w:r w:rsidR="005D6C95">
          <w:rPr>
            <w:rFonts w:hint="eastAsia"/>
            <w:lang w:val="en-US"/>
          </w:rPr>
          <w:t>sulit</w:t>
        </w:r>
        <w:proofErr w:type="spellEnd"/>
        <w:r w:rsidR="005D6C95">
          <w:rPr>
            <w:rFonts w:hint="eastAsia"/>
            <w:lang w:val="en-US"/>
          </w:rPr>
          <w:t xml:space="preserve"> </w:t>
        </w:r>
        <w:proofErr w:type="spellStart"/>
        <w:r w:rsidR="005D6C95">
          <w:rPr>
            <w:rFonts w:hint="eastAsia"/>
            <w:lang w:val="en-US"/>
          </w:rPr>
          <w:t>ditancapi</w:t>
        </w:r>
      </w:ins>
      <w:proofErr w:type="spellEnd"/>
      <w:r w:rsidRPr="00227C07">
        <w:rPr>
          <w:lang w:val="en-US"/>
        </w:rPr>
        <w:t xml:space="preserve"> </w:t>
      </w:r>
      <w:proofErr w:type="spellStart"/>
      <w:r w:rsidRPr="00227C07">
        <w:rPr>
          <w:lang w:val="en-US"/>
        </w:rPr>
        <w:t>dilunakkan</w:t>
      </w:r>
      <w:proofErr w:type="spellEnd"/>
      <w:r w:rsidRPr="00227C07">
        <w:rPr>
          <w:lang w:val="en-US"/>
        </w:rPr>
        <w:t xml:space="preserve"> </w:t>
      </w:r>
      <w:proofErr w:type="spellStart"/>
      <w:r w:rsidRPr="00227C07">
        <w:rPr>
          <w:lang w:val="en-US"/>
        </w:rPr>
        <w:t>dengan</w:t>
      </w:r>
      <w:proofErr w:type="spellEnd"/>
      <w:r w:rsidRPr="00227C07">
        <w:rPr>
          <w:lang w:val="en-US"/>
        </w:rPr>
        <w:t xml:space="preserve"> </w:t>
      </w:r>
      <w:proofErr w:type="spellStart"/>
      <w:r w:rsidRPr="00227C07">
        <w:rPr>
          <w:lang w:val="en-US"/>
        </w:rPr>
        <w:t>menambahkan</w:t>
      </w:r>
      <w:proofErr w:type="spellEnd"/>
      <w:r w:rsidRPr="00227C07">
        <w:rPr>
          <w:lang w:val="en-US"/>
        </w:rPr>
        <w:t xml:space="preserve"> air di </w:t>
      </w:r>
      <w:proofErr w:type="spellStart"/>
      <w:r w:rsidRPr="00227C07">
        <w:rPr>
          <w:lang w:val="en-US"/>
        </w:rPr>
        <w:t>tempat</w:t>
      </w:r>
      <w:proofErr w:type="spellEnd"/>
      <w:r w:rsidRPr="00227C07">
        <w:rPr>
          <w:lang w:val="en-US"/>
        </w:rPr>
        <w:t>.</w:t>
      </w:r>
    </w:p>
    <w:p w14:paraId="6C79C39F" w14:textId="77777777" w:rsidR="00227C07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6.</w:t>
      </w:r>
      <w:r>
        <w:rPr>
          <w:lang w:val="en-US"/>
        </w:rPr>
        <w:tab/>
      </w:r>
      <w:r w:rsidR="00CB1B0B">
        <w:rPr>
          <w:rFonts w:hint="eastAsia"/>
          <w:lang w:val="en-US"/>
        </w:rPr>
        <w:t>パネルを　つくるときの　ベニヤは　あつみ</w:t>
      </w:r>
      <w:r w:rsidR="00CB1B0B">
        <w:rPr>
          <w:rFonts w:hint="eastAsia"/>
          <w:lang w:val="en-US"/>
        </w:rPr>
        <w:t>5.5</w:t>
      </w:r>
      <w:r w:rsidR="00CB1B0B">
        <w:rPr>
          <w:rFonts w:hint="eastAsia"/>
          <w:lang w:val="en-US"/>
        </w:rPr>
        <w:t>㎜を　いつもつかいます。</w:t>
      </w:r>
    </w:p>
    <w:p w14:paraId="165291F1" w14:textId="29E817F7" w:rsidR="00CB1B0B" w:rsidRDefault="00CB1B0B" w:rsidP="00CB1B0B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panel, 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setebal</w:t>
      </w:r>
      <w:proofErr w:type="spellEnd"/>
      <w:r>
        <w:rPr>
          <w:lang w:val="en-US"/>
        </w:rPr>
        <w:t xml:space="preserve"> 5.5 mm</w:t>
      </w:r>
      <w:ins w:id="40" w:author="qwe0579" w:date="2024-10-31T17:59:00Z" w16du:dateUtc="2024-10-31T08:59:00Z">
        <w:r w:rsidR="008568BF">
          <w:rPr>
            <w:rFonts w:hint="eastAsia"/>
            <w:lang w:val="en-US"/>
          </w:rPr>
          <w:t>.</w:t>
        </w:r>
      </w:ins>
    </w:p>
    <w:p w14:paraId="78B582AB" w14:textId="77777777" w:rsidR="00CB1B0B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7.</w:t>
      </w:r>
      <w:r>
        <w:rPr>
          <w:lang w:val="en-US"/>
        </w:rPr>
        <w:tab/>
      </w:r>
      <w:r w:rsidR="00CB1B0B">
        <w:rPr>
          <w:rFonts w:hint="eastAsia"/>
          <w:lang w:val="en-US"/>
        </w:rPr>
        <w:t>ほごぼうの　あごひもはしめなくては　いけません。</w:t>
      </w:r>
    </w:p>
    <w:p w14:paraId="6662DC32" w14:textId="77777777" w:rsidR="00CB1B0B" w:rsidRDefault="00CB1B0B" w:rsidP="004C64DF">
      <w:pPr>
        <w:ind w:firstLine="720"/>
        <w:rPr>
          <w:lang w:val="en-US"/>
        </w:rPr>
      </w:pPr>
      <w:r w:rsidRPr="00CB1B0B">
        <w:rPr>
          <w:lang w:val="en-US"/>
        </w:rPr>
        <w:lastRenderedPageBreak/>
        <w:t xml:space="preserve">Tali </w:t>
      </w:r>
      <w:proofErr w:type="spellStart"/>
      <w:r w:rsidRPr="00CB1B0B">
        <w:rPr>
          <w:lang w:val="en-US"/>
        </w:rPr>
        <w:t>dagu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tutup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pelindung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harus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dikencangkan</w:t>
      </w:r>
      <w:proofErr w:type="spellEnd"/>
      <w:r w:rsidRPr="00CB1B0B">
        <w:rPr>
          <w:lang w:val="en-US"/>
        </w:rPr>
        <w:t>.</w:t>
      </w:r>
    </w:p>
    <w:p w14:paraId="79A65096" w14:textId="77777777" w:rsidR="00CB1B0B" w:rsidRDefault="004C64DF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8.</w:t>
      </w:r>
      <w:r>
        <w:rPr>
          <w:lang w:val="en-US"/>
        </w:rPr>
        <w:tab/>
      </w:r>
      <w:r w:rsidR="00CB1B0B">
        <w:rPr>
          <w:rFonts w:hint="eastAsia"/>
          <w:lang w:val="en-US"/>
        </w:rPr>
        <w:t>まるのこばんは　つかうまえに　てんけんを　します。</w:t>
      </w:r>
    </w:p>
    <w:p w14:paraId="7C6E964E" w14:textId="77777777" w:rsidR="00CB1B0B" w:rsidRDefault="00CB1B0B" w:rsidP="004C64DF">
      <w:pPr>
        <w:ind w:firstLine="720"/>
        <w:rPr>
          <w:lang w:val="en-US"/>
        </w:rPr>
      </w:pPr>
      <w:proofErr w:type="spellStart"/>
      <w:r>
        <w:rPr>
          <w:lang w:val="en-US"/>
        </w:rPr>
        <w:t>Gergaji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</w:t>
      </w:r>
      <w:del w:id="41" w:author="qwe0579" w:date="2024-10-31T17:59:00Z" w16du:dateUtc="2024-10-31T08:59:00Z">
        <w:r w:rsidDel="008568BF">
          <w:rPr>
            <w:lang w:val="en-US"/>
          </w:rPr>
          <w:delText xml:space="preserve"> </w:delText>
        </w:r>
      </w:del>
      <w:r>
        <w:rPr>
          <w:lang w:val="en-US"/>
        </w:rPr>
        <w:t>periksa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dahulu</w:t>
      </w:r>
      <w:proofErr w:type="spellEnd"/>
      <w:r>
        <w:rPr>
          <w:lang w:val="en-US"/>
        </w:rPr>
        <w:t>.</w:t>
      </w:r>
    </w:p>
    <w:p w14:paraId="39892C71" w14:textId="77777777" w:rsidR="00CB1B0B" w:rsidRDefault="004C64DF" w:rsidP="004C64DF">
      <w:pPr>
        <w:ind w:left="716" w:hanging="716"/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9.</w:t>
      </w:r>
      <w:r>
        <w:rPr>
          <w:lang w:val="en-US"/>
        </w:rPr>
        <w:tab/>
      </w:r>
      <w:r w:rsidR="00CB1B0B">
        <w:rPr>
          <w:rFonts w:hint="eastAsia"/>
          <w:lang w:val="en-US"/>
        </w:rPr>
        <w:t xml:space="preserve">けんちくこうじげんばでは　つねに　せいりせいとんを　してあんぜんに　</w:t>
      </w:r>
      <w:r>
        <w:rPr>
          <w:lang w:val="en-US"/>
        </w:rPr>
        <w:br/>
      </w:r>
      <w:r w:rsidR="00CB1B0B">
        <w:rPr>
          <w:rFonts w:hint="eastAsia"/>
          <w:lang w:val="en-US"/>
        </w:rPr>
        <w:t>さぎょうを　しなければなりません。</w:t>
      </w:r>
    </w:p>
    <w:p w14:paraId="5E7AB980" w14:textId="77777777" w:rsidR="00CB1B0B" w:rsidRDefault="00CB1B0B" w:rsidP="004C64DF">
      <w:pPr>
        <w:ind w:firstLine="716"/>
        <w:rPr>
          <w:lang w:val="en-US"/>
        </w:rPr>
      </w:pPr>
      <w:r w:rsidRPr="00CB1B0B">
        <w:rPr>
          <w:lang w:val="en-US"/>
        </w:rPr>
        <w:t xml:space="preserve">Di </w:t>
      </w:r>
      <w:proofErr w:type="spellStart"/>
      <w:r w:rsidRPr="00CB1B0B">
        <w:rPr>
          <w:lang w:val="en-US"/>
        </w:rPr>
        <w:t>lokasi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konstruksi</w:t>
      </w:r>
      <w:proofErr w:type="spellEnd"/>
      <w:r w:rsidRPr="00CB1B0B">
        <w:rPr>
          <w:lang w:val="en-US"/>
        </w:rPr>
        <w:t xml:space="preserve">, Anda </w:t>
      </w:r>
      <w:proofErr w:type="spellStart"/>
      <w:r w:rsidRPr="00CB1B0B">
        <w:rPr>
          <w:lang w:val="en-US"/>
        </w:rPr>
        <w:t>harus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selalu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rapi</w:t>
      </w:r>
      <w:proofErr w:type="spellEnd"/>
      <w:r w:rsidRPr="00CB1B0B">
        <w:rPr>
          <w:lang w:val="en-US"/>
        </w:rPr>
        <w:t xml:space="preserve"> dan </w:t>
      </w:r>
      <w:proofErr w:type="spellStart"/>
      <w:r w:rsidRPr="00CB1B0B">
        <w:rPr>
          <w:lang w:val="en-US"/>
        </w:rPr>
        <w:t>bekerja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dengan</w:t>
      </w:r>
      <w:proofErr w:type="spellEnd"/>
      <w:r w:rsidRPr="00CB1B0B">
        <w:rPr>
          <w:lang w:val="en-US"/>
        </w:rPr>
        <w:t xml:space="preserve"> </w:t>
      </w:r>
      <w:proofErr w:type="spellStart"/>
      <w:r w:rsidRPr="00CB1B0B">
        <w:rPr>
          <w:lang w:val="en-US"/>
        </w:rPr>
        <w:t>aman</w:t>
      </w:r>
      <w:proofErr w:type="spellEnd"/>
      <w:r w:rsidRPr="00CB1B0B">
        <w:rPr>
          <w:lang w:val="en-US"/>
        </w:rPr>
        <w:t>.</w:t>
      </w:r>
    </w:p>
    <w:p w14:paraId="252B4429" w14:textId="77777777" w:rsidR="00CB1B0B" w:rsidRDefault="004C64DF">
      <w:pPr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>0.</w:t>
      </w:r>
      <w:r>
        <w:rPr>
          <w:lang w:val="en-US"/>
        </w:rPr>
        <w:tab/>
      </w:r>
      <w:r w:rsidR="00CB1B0B">
        <w:rPr>
          <w:rFonts w:hint="eastAsia"/>
          <w:lang w:val="en-US"/>
        </w:rPr>
        <w:t>でんきのスイッチには　ぬれたてで　さわっても　よいです。</w:t>
      </w:r>
    </w:p>
    <w:p w14:paraId="07E29883" w14:textId="2DB11B72" w:rsidR="00CB1B0B" w:rsidRDefault="00CB1B0B" w:rsidP="004C64DF">
      <w:pPr>
        <w:ind w:firstLine="720"/>
        <w:rPr>
          <w:rFonts w:hint="eastAsia"/>
          <w:lang w:val="en-US"/>
        </w:rPr>
      </w:pPr>
      <w:proofErr w:type="spellStart"/>
      <w:r>
        <w:rPr>
          <w:lang w:val="en-US"/>
        </w:rPr>
        <w:t>Boleh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menyentuh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basah</w:t>
      </w:r>
      <w:proofErr w:type="spellEnd"/>
      <w:ins w:id="42" w:author="qwe0579" w:date="2024-10-31T17:59:00Z" w16du:dateUtc="2024-10-31T08:59:00Z">
        <w:r w:rsidR="008568BF">
          <w:rPr>
            <w:rFonts w:hint="eastAsia"/>
            <w:lang w:val="en-US"/>
          </w:rPr>
          <w:t>.</w:t>
        </w:r>
      </w:ins>
    </w:p>
    <w:p w14:paraId="1B01953C" w14:textId="77777777" w:rsidR="00CB1B0B" w:rsidRDefault="00CB1B0B">
      <w:pPr>
        <w:rPr>
          <w:lang w:val="en-US"/>
        </w:rPr>
      </w:pPr>
    </w:p>
    <w:p w14:paraId="26C6E8C1" w14:textId="77777777" w:rsidR="009145B0" w:rsidRPr="00165609" w:rsidRDefault="009145B0">
      <w:pPr>
        <w:rPr>
          <w:lang w:val="en-US"/>
        </w:rPr>
      </w:pPr>
    </w:p>
    <w:sectPr w:rsidR="009145B0" w:rsidRPr="00165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qwe0579">
    <w15:presenceInfo w15:providerId="AD" w15:userId="S::qwe0579@2019pro.work::fafda61e-e4ec-450b-8926-943e5d094d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bordersDoNotSurroundHeader/>
  <w:bordersDoNotSurroundFooter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09"/>
    <w:rsid w:val="00165609"/>
    <w:rsid w:val="0017129F"/>
    <w:rsid w:val="00227C07"/>
    <w:rsid w:val="004215DA"/>
    <w:rsid w:val="004C64DF"/>
    <w:rsid w:val="004C7B9B"/>
    <w:rsid w:val="0059057C"/>
    <w:rsid w:val="005D6C95"/>
    <w:rsid w:val="00830497"/>
    <w:rsid w:val="008568BF"/>
    <w:rsid w:val="009145B0"/>
    <w:rsid w:val="009403A2"/>
    <w:rsid w:val="00997522"/>
    <w:rsid w:val="00BA0419"/>
    <w:rsid w:val="00BB6B77"/>
    <w:rsid w:val="00CB1B0B"/>
    <w:rsid w:val="00D14A1F"/>
    <w:rsid w:val="00E438FE"/>
    <w:rsid w:val="00ED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222F7C"/>
  <w15:chartTrackingRefBased/>
  <w15:docId w15:val="{EBAB16AE-90F9-4370-85F4-66826214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ＭＳ 明朝" w:hAnsiTheme="minorHAnsi" w:cstheme="minorBidi"/>
        <w:kern w:val="2"/>
        <w:sz w:val="22"/>
        <w:szCs w:val="28"/>
        <w:lang w:val="en-ID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4C7B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10BA1-AAB4-40AC-9E4B-AD1FD6C4D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Fuji Sukses Mandiri Nusantara</dc:creator>
  <cp:keywords/>
  <dc:description/>
  <cp:lastModifiedBy>qwe0579</cp:lastModifiedBy>
  <cp:revision>8</cp:revision>
  <dcterms:created xsi:type="dcterms:W3CDTF">2023-04-19T02:47:00Z</dcterms:created>
  <dcterms:modified xsi:type="dcterms:W3CDTF">2024-10-31T08:59:00Z</dcterms:modified>
</cp:coreProperties>
</file>