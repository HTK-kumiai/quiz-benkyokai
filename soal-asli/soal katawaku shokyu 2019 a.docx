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C7DC9" w14:textId="3C6639C1" w:rsidR="00D4357C" w:rsidRPr="007F4BB6" w:rsidRDefault="00D4357C" w:rsidP="00D4357C">
      <w:pPr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型枠試験練習問題</w:t>
      </w:r>
      <w:r w:rsidRPr="007F4BB6">
        <w:rPr>
          <w:rFonts w:ascii="Times New Roman" w:hAnsi="Times New Roman" w:cs="Times New Roman"/>
        </w:rPr>
        <w:t>2019</w:t>
      </w:r>
    </w:p>
    <w:p w14:paraId="6EB9ED51" w14:textId="6C794466" w:rsidR="009942A2" w:rsidRPr="007F4BB6" w:rsidRDefault="00C1380D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これは　セパレータ　です。</w:t>
      </w:r>
      <w:r w:rsidR="00794161">
        <w:rPr>
          <w:rFonts w:ascii="Times New Roman" w:hAnsi="Times New Roman" w:cs="Times New Roman"/>
        </w:rPr>
        <w:br/>
      </w:r>
      <w:r w:rsidR="00C71B2B" w:rsidRPr="007F4BB6">
        <w:rPr>
          <w:rFonts w:ascii="Times New Roman" w:hAnsi="Times New Roman" w:cs="Times New Roman"/>
        </w:rPr>
        <w:t xml:space="preserve">Ini </w:t>
      </w:r>
      <w:proofErr w:type="spellStart"/>
      <w:r w:rsidR="00C71B2B" w:rsidRPr="007F4BB6">
        <w:rPr>
          <w:rFonts w:ascii="Times New Roman" w:hAnsi="Times New Roman" w:cs="Times New Roman"/>
        </w:rPr>
        <w:t>adalah</w:t>
      </w:r>
      <w:proofErr w:type="spellEnd"/>
      <w:r w:rsidR="00C71B2B" w:rsidRPr="007F4BB6">
        <w:rPr>
          <w:rFonts w:ascii="Times New Roman" w:hAnsi="Times New Roman" w:cs="Times New Roman"/>
        </w:rPr>
        <w:t xml:space="preserve"> sep</w:t>
      </w:r>
      <w:del w:id="0" w:author="qwe0579" w:date="2024-10-31T15:46:00Z" w16du:dateUtc="2024-10-31T06:46:00Z">
        <w:r w:rsidR="00C71B2B" w:rsidRPr="007F4BB6" w:rsidDel="00A74B11">
          <w:rPr>
            <w:rFonts w:ascii="Times New Roman" w:hAnsi="Times New Roman" w:cs="Times New Roman"/>
          </w:rPr>
          <w:delText>e</w:delText>
        </w:r>
      </w:del>
      <w:ins w:id="1" w:author="qwe0579" w:date="2024-10-31T15:46:00Z" w16du:dateUtc="2024-10-31T06:46:00Z">
        <w:r w:rsidR="00A74B11" w:rsidRPr="007F4BB6">
          <w:rPr>
            <w:rFonts w:ascii="Times New Roman" w:hAnsi="Times New Roman" w:cs="Times New Roman"/>
          </w:rPr>
          <w:t>a</w:t>
        </w:r>
      </w:ins>
      <w:r w:rsidR="00C71B2B" w:rsidRPr="007F4BB6">
        <w:rPr>
          <w:rFonts w:ascii="Times New Roman" w:hAnsi="Times New Roman" w:cs="Times New Roman"/>
        </w:rPr>
        <w:t>rator(</w:t>
      </w:r>
      <w:proofErr w:type="spellStart"/>
      <w:r w:rsidR="00C71B2B" w:rsidRPr="007F4BB6">
        <w:rPr>
          <w:rFonts w:ascii="Times New Roman" w:hAnsi="Times New Roman" w:cs="Times New Roman"/>
        </w:rPr>
        <w:t>pemisah</w:t>
      </w:r>
      <w:proofErr w:type="spellEnd"/>
      <w:r w:rsidR="00C71B2B" w:rsidRPr="007F4BB6">
        <w:rPr>
          <w:rFonts w:ascii="Times New Roman" w:hAnsi="Times New Roman" w:cs="Times New Roman"/>
        </w:rPr>
        <w:t>)</w:t>
      </w:r>
    </w:p>
    <w:p w14:paraId="6DD22553" w14:textId="565E2DEF" w:rsidR="00C1380D" w:rsidRPr="007F4BB6" w:rsidRDefault="00427D30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これは　フォームタイです。</w:t>
      </w:r>
      <w:r w:rsidR="00794161">
        <w:rPr>
          <w:rFonts w:ascii="Times New Roman" w:hAnsi="Times New Roman" w:cs="Times New Roman"/>
        </w:rPr>
        <w:br/>
      </w:r>
      <w:r w:rsidR="00C71B2B" w:rsidRPr="007F4BB6">
        <w:rPr>
          <w:rFonts w:ascii="Times New Roman" w:hAnsi="Times New Roman" w:cs="Times New Roman"/>
        </w:rPr>
        <w:t xml:space="preserve">Ini </w:t>
      </w:r>
      <w:proofErr w:type="spellStart"/>
      <w:r w:rsidR="00C71B2B" w:rsidRPr="007F4BB6">
        <w:rPr>
          <w:rFonts w:ascii="Times New Roman" w:hAnsi="Times New Roman" w:cs="Times New Roman"/>
        </w:rPr>
        <w:t>adalah</w:t>
      </w:r>
      <w:proofErr w:type="spellEnd"/>
      <w:r w:rsidR="00C71B2B" w:rsidRPr="007F4BB6">
        <w:rPr>
          <w:rFonts w:ascii="Times New Roman" w:hAnsi="Times New Roman" w:cs="Times New Roman"/>
        </w:rPr>
        <w:t xml:space="preserve"> </w:t>
      </w:r>
      <w:del w:id="2" w:author="qwe0579" w:date="2024-10-31T15:47:00Z" w16du:dateUtc="2024-10-31T06:47:00Z">
        <w:r w:rsidR="00C71B2B" w:rsidRPr="007F4BB6" w:rsidDel="00A74B11">
          <w:rPr>
            <w:rFonts w:ascii="Times New Roman" w:hAnsi="Times New Roman" w:cs="Times New Roman"/>
          </w:rPr>
          <w:delText>formtai</w:delText>
        </w:r>
      </w:del>
      <w:ins w:id="3" w:author="qwe0579" w:date="2024-10-31T15:47:00Z" w16du:dateUtc="2024-10-31T06:47:00Z">
        <w:r w:rsidR="00A74B11" w:rsidRPr="007F4BB6">
          <w:rPr>
            <w:rFonts w:ascii="Times New Roman" w:hAnsi="Times New Roman" w:cs="Times New Roman"/>
          </w:rPr>
          <w:t>form</w:t>
        </w:r>
        <w:r w:rsidR="00A74B11" w:rsidRPr="007F4BB6">
          <w:rPr>
            <w:rFonts w:ascii="Times New Roman" w:hAnsi="Times New Roman" w:cs="Times New Roman"/>
          </w:rPr>
          <w:t xml:space="preserve"> tie</w:t>
        </w:r>
      </w:ins>
      <w:ins w:id="4" w:author="qwe0579" w:date="2024-10-31T16:17:00Z" w16du:dateUtc="2024-10-31T07:17:00Z">
        <w:r w:rsidR="006B668B">
          <w:rPr>
            <w:rFonts w:ascii="Times New Roman" w:hAnsi="Times New Roman" w:cs="Times New Roman" w:hint="eastAsia"/>
          </w:rPr>
          <w:t>.</w:t>
        </w:r>
      </w:ins>
    </w:p>
    <w:p w14:paraId="31EEC662" w14:textId="69BC1785" w:rsidR="00427D30" w:rsidRPr="007F4BB6" w:rsidRDefault="00C71B2B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これは　フォームタイの</w:t>
      </w:r>
      <w:r w:rsidRPr="007F4BB6">
        <w:rPr>
          <w:rFonts w:ascii="Times New Roman" w:hAnsi="Times New Roman" w:cs="Times New Roman"/>
        </w:rPr>
        <w:fldChar w:fldCharType="begin"/>
      </w:r>
      <w:r w:rsidRPr="007F4BB6">
        <w:rPr>
          <w:rFonts w:ascii="Times New Roman" w:hAnsi="Times New Roman" w:cs="Times New Roman"/>
        </w:rPr>
        <w:instrText>EQ \* jc2 \* "Font:</w:instrText>
      </w:r>
      <w:r w:rsidRPr="007F4BB6">
        <w:rPr>
          <w:rFonts w:ascii="Times New Roman" w:hAnsi="Times New Roman" w:cs="Times New Roman"/>
        </w:rPr>
        <w:instrText>游明朝</w:instrText>
      </w:r>
      <w:r w:rsidRPr="007F4BB6">
        <w:rPr>
          <w:rFonts w:ascii="Times New Roman" w:hAnsi="Times New Roman" w:cs="Times New Roman"/>
        </w:rPr>
        <w:instrText>" \* hps12 \o\ad(\s\up 11(</w:instrText>
      </w:r>
      <w:r w:rsidRPr="007F4BB6">
        <w:rPr>
          <w:rFonts w:ascii="Times New Roman" w:eastAsia="游明朝" w:hAnsi="Times New Roman" w:cs="Times New Roman"/>
          <w:sz w:val="12"/>
        </w:rPr>
        <w:instrText>まわし</w:instrText>
      </w:r>
      <w:r w:rsidRPr="007F4BB6">
        <w:rPr>
          <w:rFonts w:ascii="Times New Roman" w:hAnsi="Times New Roman" w:cs="Times New Roman"/>
        </w:rPr>
        <w:instrText>),</w:instrText>
      </w:r>
      <w:r w:rsidRPr="007F4BB6">
        <w:rPr>
          <w:rFonts w:ascii="Times New Roman" w:hAnsi="Times New Roman" w:cs="Times New Roman"/>
        </w:rPr>
        <w:instrText>廻し</w:instrText>
      </w:r>
      <w:r w:rsidRPr="007F4BB6">
        <w:rPr>
          <w:rFonts w:ascii="Times New Roman" w:hAnsi="Times New Roman" w:cs="Times New Roman"/>
        </w:rPr>
        <w:instrText>)</w:instrText>
      </w:r>
      <w:r w:rsidRPr="007F4BB6">
        <w:rPr>
          <w:rFonts w:ascii="Times New Roman" w:hAnsi="Times New Roman" w:cs="Times New Roman"/>
        </w:rPr>
        <w:fldChar w:fldCharType="end"/>
      </w:r>
      <w:r w:rsidR="00427D30" w:rsidRPr="007F4BB6">
        <w:rPr>
          <w:rFonts w:ascii="Times New Roman" w:hAnsi="Times New Roman" w:cs="Times New Roman"/>
        </w:rPr>
        <w:t>です。</w:t>
      </w:r>
      <w:r w:rsidR="00794161">
        <w:rPr>
          <w:rFonts w:ascii="Times New Roman" w:hAnsi="Times New Roman" w:cs="Times New Roman"/>
        </w:rPr>
        <w:br/>
      </w:r>
      <w:r w:rsidRPr="007F4BB6">
        <w:rPr>
          <w:rFonts w:ascii="Times New Roman" w:hAnsi="Times New Roman" w:cs="Times New Roman"/>
        </w:rPr>
        <w:t xml:space="preserve">Ini </w:t>
      </w:r>
      <w:proofErr w:type="spellStart"/>
      <w:r w:rsidRPr="007F4BB6">
        <w:rPr>
          <w:rFonts w:ascii="Times New Roman" w:hAnsi="Times New Roman" w:cs="Times New Roman"/>
        </w:rPr>
        <w:t>adalah</w:t>
      </w:r>
      <w:proofErr w:type="spellEnd"/>
      <w:r w:rsidRPr="007F4BB6">
        <w:rPr>
          <w:rFonts w:ascii="Times New Roman" w:hAnsi="Times New Roman" w:cs="Times New Roman"/>
        </w:rPr>
        <w:t xml:space="preserve"> </w:t>
      </w:r>
      <w:proofErr w:type="spellStart"/>
      <w:r w:rsidRPr="007F4BB6">
        <w:rPr>
          <w:rFonts w:ascii="Times New Roman" w:hAnsi="Times New Roman" w:cs="Times New Roman"/>
        </w:rPr>
        <w:t>alat</w:t>
      </w:r>
      <w:proofErr w:type="spellEnd"/>
      <w:r w:rsidRPr="007F4BB6">
        <w:rPr>
          <w:rFonts w:ascii="Times New Roman" w:hAnsi="Times New Roman" w:cs="Times New Roman"/>
        </w:rPr>
        <w:t xml:space="preserve"> </w:t>
      </w:r>
      <w:proofErr w:type="spellStart"/>
      <w:r w:rsidRPr="007F4BB6">
        <w:rPr>
          <w:rFonts w:ascii="Times New Roman" w:hAnsi="Times New Roman" w:cs="Times New Roman"/>
        </w:rPr>
        <w:t>pemutar</w:t>
      </w:r>
      <w:proofErr w:type="spellEnd"/>
      <w:r w:rsidRPr="007F4BB6">
        <w:rPr>
          <w:rFonts w:ascii="Times New Roman" w:hAnsi="Times New Roman" w:cs="Times New Roman"/>
        </w:rPr>
        <w:t xml:space="preserve"> </w:t>
      </w:r>
      <w:del w:id="5" w:author="qwe0579" w:date="2024-10-31T15:47:00Z" w16du:dateUtc="2024-10-31T06:47:00Z">
        <w:r w:rsidRPr="007F4BB6" w:rsidDel="00A74B11">
          <w:rPr>
            <w:rFonts w:ascii="Times New Roman" w:hAnsi="Times New Roman" w:cs="Times New Roman"/>
          </w:rPr>
          <w:delText>formtai</w:delText>
        </w:r>
      </w:del>
      <w:ins w:id="6" w:author="qwe0579" w:date="2024-10-31T15:47:00Z" w16du:dateUtc="2024-10-31T06:47:00Z">
        <w:r w:rsidR="00A74B11" w:rsidRPr="007F4BB6">
          <w:rPr>
            <w:rFonts w:ascii="Times New Roman" w:hAnsi="Times New Roman" w:cs="Times New Roman"/>
          </w:rPr>
          <w:t>form tie</w:t>
        </w:r>
      </w:ins>
      <w:ins w:id="7" w:author="qwe0579" w:date="2024-10-31T16:17:00Z" w16du:dateUtc="2024-10-31T07:17:00Z">
        <w:r w:rsidR="006B668B">
          <w:rPr>
            <w:rFonts w:ascii="Times New Roman" w:hAnsi="Times New Roman" w:cs="Times New Roman" w:hint="eastAsia"/>
          </w:rPr>
          <w:t>.</w:t>
        </w:r>
      </w:ins>
    </w:p>
    <w:p w14:paraId="303D605D" w14:textId="3F4CC4C8" w:rsidR="00427D30" w:rsidRPr="007F4BB6" w:rsidRDefault="00356130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セパレータ</w:t>
      </w:r>
      <w:r w:rsidR="006A4B89" w:rsidRPr="007F4BB6">
        <w:rPr>
          <w:rFonts w:ascii="Times New Roman" w:hAnsi="Times New Roman" w:cs="Times New Roman"/>
        </w:rPr>
        <w:t>は　コンクリートの</w:t>
      </w:r>
      <w:r w:rsidR="00BF37DD" w:rsidRPr="007F4BB6">
        <w:rPr>
          <w:rFonts w:ascii="Times New Roman" w:hAnsi="Times New Roman" w:cs="Times New Roman"/>
        </w:rPr>
        <w:fldChar w:fldCharType="begin"/>
      </w:r>
      <w:r w:rsidR="00BF37DD" w:rsidRPr="007F4BB6">
        <w:rPr>
          <w:rFonts w:ascii="Times New Roman" w:hAnsi="Times New Roman" w:cs="Times New Roman"/>
        </w:rPr>
        <w:instrText>EQ \* jc2 \* "Font:</w:instrText>
      </w:r>
      <w:r w:rsidR="00BF37DD" w:rsidRPr="007F4BB6">
        <w:rPr>
          <w:rFonts w:ascii="Times New Roman" w:hAnsi="Times New Roman" w:cs="Times New Roman"/>
        </w:rPr>
        <w:instrText>游明朝</w:instrText>
      </w:r>
      <w:r w:rsidR="00BF37DD" w:rsidRPr="007F4BB6">
        <w:rPr>
          <w:rFonts w:ascii="Times New Roman" w:hAnsi="Times New Roman" w:cs="Times New Roman"/>
        </w:rPr>
        <w:instrText>" \* hps12 \o\ad(\s\up 11(</w:instrText>
      </w:r>
      <w:r w:rsidR="00BF37DD" w:rsidRPr="007F4BB6">
        <w:rPr>
          <w:rFonts w:ascii="Times New Roman" w:eastAsia="游明朝" w:hAnsi="Times New Roman" w:cs="Times New Roman"/>
          <w:sz w:val="12"/>
        </w:rPr>
        <w:instrText>なか</w:instrText>
      </w:r>
      <w:r w:rsidR="00BF37DD" w:rsidRPr="007F4BB6">
        <w:rPr>
          <w:rFonts w:ascii="Times New Roman" w:hAnsi="Times New Roman" w:cs="Times New Roman"/>
        </w:rPr>
        <w:instrText>),</w:instrText>
      </w:r>
      <w:r w:rsidR="00BF37DD" w:rsidRPr="007F4BB6">
        <w:rPr>
          <w:rFonts w:ascii="Times New Roman" w:hAnsi="Times New Roman" w:cs="Times New Roman"/>
        </w:rPr>
        <w:instrText>中</w:instrText>
      </w:r>
      <w:r w:rsidR="00BF37DD" w:rsidRPr="007F4BB6">
        <w:rPr>
          <w:rFonts w:ascii="Times New Roman" w:hAnsi="Times New Roman" w:cs="Times New Roman"/>
        </w:rPr>
        <w:instrText>)</w:instrText>
      </w:r>
      <w:r w:rsidR="00BF37DD" w:rsidRPr="007F4BB6">
        <w:rPr>
          <w:rFonts w:ascii="Times New Roman" w:hAnsi="Times New Roman" w:cs="Times New Roman"/>
        </w:rPr>
        <w:fldChar w:fldCharType="end"/>
      </w:r>
      <w:r w:rsidR="006A4B89" w:rsidRPr="007F4BB6">
        <w:rPr>
          <w:rFonts w:ascii="Times New Roman" w:hAnsi="Times New Roman" w:cs="Times New Roman"/>
        </w:rPr>
        <w:t>に</w:t>
      </w:r>
      <w:r w:rsidR="00BF37DD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37DD" w:rsidRPr="007F4BB6">
              <w:rPr>
                <w:rFonts w:ascii="Times New Roman" w:eastAsia="游明朝" w:hAnsi="Times New Roman" w:cs="Times New Roman"/>
                <w:sz w:val="12"/>
              </w:rPr>
              <w:t>うちこん</w:t>
            </w:r>
          </w:rt>
          <w:rubyBase>
            <w:r w:rsidR="00BF37DD" w:rsidRPr="007F4BB6">
              <w:rPr>
                <w:rFonts w:ascii="Times New Roman" w:hAnsi="Times New Roman" w:cs="Times New Roman"/>
              </w:rPr>
              <w:t>打ち込ん</w:t>
            </w:r>
          </w:rubyBase>
        </w:ruby>
      </w:r>
      <w:r w:rsidRPr="007F4BB6">
        <w:rPr>
          <w:rFonts w:ascii="Times New Roman" w:hAnsi="Times New Roman" w:cs="Times New Roman"/>
        </w:rPr>
        <w:t>でしまうものです。</w:t>
      </w:r>
      <w:r w:rsidR="00E01710" w:rsidRPr="007F4BB6">
        <w:rPr>
          <w:rFonts w:ascii="Times New Roman" w:hAnsi="Times New Roman" w:cs="Times New Roman"/>
        </w:rPr>
        <w:t>〇</w:t>
      </w:r>
      <w:r w:rsidR="00C71B2B" w:rsidRPr="007F4BB6">
        <w:rPr>
          <w:rFonts w:ascii="Times New Roman" w:hAnsi="Times New Roman" w:cs="Times New Roman"/>
        </w:rPr>
        <w:t xml:space="preserve"> </w:t>
      </w:r>
      <w:r w:rsidR="00570A9D">
        <w:rPr>
          <w:rFonts w:ascii="Times New Roman" w:hAnsi="Times New Roman" w:cs="Times New Roman"/>
        </w:rPr>
        <w:br/>
      </w:r>
      <w:del w:id="8" w:author="qwe0579" w:date="2024-10-31T15:47:00Z" w16du:dateUtc="2024-10-31T06:47:00Z">
        <w:r w:rsidR="00C71B2B" w:rsidRPr="007F4BB6" w:rsidDel="00EF6CBE">
          <w:rPr>
            <w:rFonts w:ascii="Times New Roman" w:hAnsi="Times New Roman" w:cs="Times New Roman"/>
          </w:rPr>
          <w:delText>seperator</w:delText>
        </w:r>
      </w:del>
      <w:ins w:id="9" w:author="qwe0579" w:date="2024-10-31T16:17:00Z" w16du:dateUtc="2024-10-31T07:17:00Z">
        <w:r w:rsidR="006B668B">
          <w:rPr>
            <w:rFonts w:ascii="Times New Roman" w:hAnsi="Times New Roman" w:cs="Times New Roman" w:hint="eastAsia"/>
          </w:rPr>
          <w:t>S</w:t>
        </w:r>
      </w:ins>
      <w:ins w:id="10" w:author="qwe0579" w:date="2024-10-31T15:47:00Z" w16du:dateUtc="2024-10-31T06:47:00Z">
        <w:r w:rsidR="00EF6CBE" w:rsidRPr="007F4BB6">
          <w:rPr>
            <w:rFonts w:ascii="Times New Roman" w:hAnsi="Times New Roman" w:cs="Times New Roman"/>
          </w:rPr>
          <w:t>ep</w:t>
        </w:r>
        <w:r w:rsidR="00EF6CBE" w:rsidRPr="007F4BB6">
          <w:rPr>
            <w:rFonts w:ascii="Times New Roman" w:hAnsi="Times New Roman" w:cs="Times New Roman"/>
          </w:rPr>
          <w:t>a</w:t>
        </w:r>
        <w:r w:rsidR="00EF6CBE" w:rsidRPr="007F4BB6">
          <w:rPr>
            <w:rFonts w:ascii="Times New Roman" w:hAnsi="Times New Roman" w:cs="Times New Roman"/>
          </w:rPr>
          <w:t>rator</w:t>
        </w:r>
        <w:r w:rsidR="00EF6CBE" w:rsidRPr="007F4BB6">
          <w:rPr>
            <w:rFonts w:ascii="Times New Roman" w:hAnsi="Times New Roman" w:cs="Times New Roman"/>
          </w:rPr>
          <w:t xml:space="preserve"> </w:t>
        </w:r>
      </w:ins>
      <w:r w:rsidR="00C71B2B" w:rsidRPr="007F4BB6">
        <w:rPr>
          <w:rFonts w:ascii="Times New Roman" w:hAnsi="Times New Roman" w:cs="Times New Roman"/>
        </w:rPr>
        <w:t>(</w:t>
      </w:r>
      <w:proofErr w:type="spellStart"/>
      <w:r w:rsidR="00C71B2B" w:rsidRPr="007F4BB6">
        <w:rPr>
          <w:rFonts w:ascii="Times New Roman" w:hAnsi="Times New Roman" w:cs="Times New Roman"/>
        </w:rPr>
        <w:t>pemisah</w:t>
      </w:r>
      <w:proofErr w:type="spellEnd"/>
      <w:r w:rsidR="00C71B2B" w:rsidRPr="007F4BB6">
        <w:rPr>
          <w:rFonts w:ascii="Times New Roman" w:hAnsi="Times New Roman" w:cs="Times New Roman"/>
        </w:rPr>
        <w:t xml:space="preserve">) </w:t>
      </w:r>
      <w:proofErr w:type="spellStart"/>
      <w:r w:rsidR="00C71B2B" w:rsidRPr="007F4BB6">
        <w:rPr>
          <w:rFonts w:ascii="Times New Roman" w:hAnsi="Times New Roman" w:cs="Times New Roman"/>
        </w:rPr>
        <w:t>ditanam</w:t>
      </w:r>
      <w:proofErr w:type="spellEnd"/>
      <w:r w:rsidR="00C71B2B" w:rsidRPr="007F4BB6">
        <w:rPr>
          <w:rFonts w:ascii="Times New Roman" w:hAnsi="Times New Roman" w:cs="Times New Roman"/>
        </w:rPr>
        <w:t xml:space="preserve"> di</w:t>
      </w:r>
      <w:ins w:id="11" w:author="qwe0579" w:date="2024-10-31T15:48:00Z" w16du:dateUtc="2024-10-31T06:48:00Z">
        <w:r w:rsidR="00EF6CBE" w:rsidRPr="007F4BB6">
          <w:rPr>
            <w:rFonts w:ascii="Times New Roman" w:hAnsi="Times New Roman" w:cs="Times New Roman"/>
          </w:rPr>
          <w:t xml:space="preserve"> </w:t>
        </w:r>
      </w:ins>
      <w:proofErr w:type="spellStart"/>
      <w:r w:rsidR="00C71B2B" w:rsidRPr="007F4BB6">
        <w:rPr>
          <w:rFonts w:ascii="Times New Roman" w:hAnsi="Times New Roman" w:cs="Times New Roman"/>
        </w:rPr>
        <w:t>tengah</w:t>
      </w:r>
      <w:proofErr w:type="spellEnd"/>
      <w:r w:rsidR="00C71B2B" w:rsidRPr="007F4BB6">
        <w:rPr>
          <w:rFonts w:ascii="Times New Roman" w:hAnsi="Times New Roman" w:cs="Times New Roman"/>
        </w:rPr>
        <w:t xml:space="preserve"> </w:t>
      </w:r>
      <w:del w:id="12" w:author="qwe0579" w:date="2024-10-31T15:48:00Z" w16du:dateUtc="2024-10-31T06:48:00Z">
        <w:r w:rsidR="00C71B2B" w:rsidRPr="007F4BB6" w:rsidDel="00EF6CBE">
          <w:rPr>
            <w:rFonts w:ascii="Times New Roman" w:hAnsi="Times New Roman" w:cs="Times New Roman"/>
          </w:rPr>
          <w:delText>kongkrit</w:delText>
        </w:r>
      </w:del>
      <w:proofErr w:type="spellStart"/>
      <w:ins w:id="13" w:author="qwe0579" w:date="2024-10-31T15:48:00Z" w16du:dateUtc="2024-10-31T06:48:00Z">
        <w:r w:rsidR="00EF6CBE" w:rsidRPr="007F4BB6">
          <w:rPr>
            <w:rFonts w:ascii="Times New Roman" w:hAnsi="Times New Roman" w:cs="Times New Roman"/>
          </w:rPr>
          <w:t>beton</w:t>
        </w:r>
      </w:ins>
      <w:proofErr w:type="spellEnd"/>
      <w:ins w:id="14" w:author="qwe0579" w:date="2024-10-31T16:17:00Z" w16du:dateUtc="2024-10-31T07:17:00Z">
        <w:r w:rsidR="006B668B">
          <w:rPr>
            <w:rFonts w:ascii="Times New Roman" w:hAnsi="Times New Roman" w:cs="Times New Roman" w:hint="eastAsia"/>
          </w:rPr>
          <w:t>.</w:t>
        </w:r>
      </w:ins>
    </w:p>
    <w:p w14:paraId="3DA6A38E" w14:textId="640E6AFE" w:rsidR="00356130" w:rsidRPr="007F4BB6" w:rsidRDefault="007F358C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パイプサポートに</w:t>
      </w:r>
      <w:r w:rsidR="00BF37DD" w:rsidRPr="007F4BB6">
        <w:rPr>
          <w:rFonts w:ascii="Times New Roman" w:hAnsi="Times New Roman" w:cs="Times New Roman"/>
        </w:rPr>
        <w:t>へこ</w:t>
      </w:r>
      <w:r w:rsidRPr="007F4BB6">
        <w:rPr>
          <w:rFonts w:ascii="Times New Roman" w:hAnsi="Times New Roman" w:cs="Times New Roman"/>
        </w:rPr>
        <w:t>みがあると、</w:t>
      </w:r>
      <w:r w:rsidR="00BF37DD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37DD" w:rsidRPr="007F4BB6">
              <w:rPr>
                <w:rFonts w:ascii="Times New Roman" w:eastAsia="游明朝" w:hAnsi="Times New Roman" w:cs="Times New Roman"/>
                <w:sz w:val="12"/>
              </w:rPr>
              <w:t>つかっては</w:t>
            </w:r>
          </w:rt>
          <w:rubyBase>
            <w:r w:rsidR="00BF37DD" w:rsidRPr="007F4BB6">
              <w:rPr>
                <w:rFonts w:ascii="Times New Roman" w:hAnsi="Times New Roman" w:cs="Times New Roman"/>
              </w:rPr>
              <w:t>使っては</w:t>
            </w:r>
          </w:rubyBase>
        </w:ruby>
      </w:r>
      <w:r w:rsidRPr="007F4BB6">
        <w:rPr>
          <w:rFonts w:ascii="Times New Roman" w:hAnsi="Times New Roman" w:cs="Times New Roman"/>
        </w:rPr>
        <w:t>いけません。〇</w:t>
      </w:r>
      <w:r w:rsidR="00DC5034" w:rsidRPr="007F4BB6">
        <w:rPr>
          <w:rFonts w:ascii="Times New Roman" w:hAnsi="Times New Roman" w:cs="Times New Roman"/>
        </w:rPr>
        <w:t xml:space="preserve"> </w:t>
      </w:r>
      <w:r w:rsidR="00570A9D">
        <w:rPr>
          <w:rFonts w:ascii="Times New Roman" w:hAnsi="Times New Roman" w:cs="Times New Roman"/>
        </w:rPr>
        <w:br/>
      </w:r>
      <w:proofErr w:type="spellStart"/>
      <w:r w:rsidR="00A15A00" w:rsidRPr="007F4BB6">
        <w:rPr>
          <w:rFonts w:ascii="Times New Roman" w:hAnsi="Times New Roman" w:cs="Times New Roman"/>
        </w:rPr>
        <w:t>Dilarang</w:t>
      </w:r>
      <w:proofErr w:type="spellEnd"/>
      <w:r w:rsidR="00A15A00" w:rsidRPr="007F4BB6">
        <w:rPr>
          <w:rFonts w:ascii="Times New Roman" w:hAnsi="Times New Roman" w:cs="Times New Roman"/>
        </w:rPr>
        <w:t xml:space="preserve"> </w:t>
      </w:r>
      <w:proofErr w:type="spellStart"/>
      <w:r w:rsidR="00A15A00" w:rsidRPr="007F4BB6">
        <w:rPr>
          <w:rFonts w:ascii="Times New Roman" w:hAnsi="Times New Roman" w:cs="Times New Roman"/>
        </w:rPr>
        <w:t>menggunakan</w:t>
      </w:r>
      <w:proofErr w:type="spellEnd"/>
      <w:r w:rsidR="00A15A00" w:rsidRPr="007F4BB6">
        <w:rPr>
          <w:rFonts w:ascii="Times New Roman" w:hAnsi="Times New Roman" w:cs="Times New Roman"/>
        </w:rPr>
        <w:t xml:space="preserve"> pipa support yang </w:t>
      </w:r>
      <w:proofErr w:type="spellStart"/>
      <w:r w:rsidR="00A15A00" w:rsidRPr="007F4BB6">
        <w:rPr>
          <w:rFonts w:ascii="Times New Roman" w:hAnsi="Times New Roman" w:cs="Times New Roman"/>
        </w:rPr>
        <w:t>terdapat</w:t>
      </w:r>
      <w:proofErr w:type="spellEnd"/>
      <w:r w:rsidR="00A15A00" w:rsidRPr="007F4BB6">
        <w:rPr>
          <w:rFonts w:ascii="Times New Roman" w:hAnsi="Times New Roman" w:cs="Times New Roman"/>
        </w:rPr>
        <w:t xml:space="preserve"> </w:t>
      </w:r>
      <w:proofErr w:type="spellStart"/>
      <w:r w:rsidR="00A15A00" w:rsidRPr="007F4BB6">
        <w:rPr>
          <w:rFonts w:ascii="Times New Roman" w:hAnsi="Times New Roman" w:cs="Times New Roman"/>
        </w:rPr>
        <w:t>penyok</w:t>
      </w:r>
      <w:proofErr w:type="spellEnd"/>
      <w:ins w:id="15" w:author="qwe0579" w:date="2024-10-31T16:17:00Z" w16du:dateUtc="2024-10-31T07:17:00Z">
        <w:r w:rsidR="006B668B">
          <w:rPr>
            <w:rFonts w:ascii="Times New Roman" w:hAnsi="Times New Roman" w:cs="Times New Roman" w:hint="eastAsia"/>
          </w:rPr>
          <w:t>.</w:t>
        </w:r>
      </w:ins>
    </w:p>
    <w:p w14:paraId="3CDD5B46" w14:textId="394F1E41" w:rsidR="007F358C" w:rsidRPr="007F4BB6" w:rsidRDefault="00BF37DD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F37DD" w:rsidRPr="007F4BB6">
              <w:rPr>
                <w:rFonts w:ascii="Times New Roman" w:eastAsia="游明朝" w:hAnsi="Times New Roman" w:cs="Times New Roman"/>
                <w:sz w:val="12"/>
              </w:rPr>
              <w:t>もくせいかたわく</w:t>
            </w:r>
          </w:rt>
          <w:rubyBase>
            <w:r w:rsidR="00BF37DD" w:rsidRPr="007F4BB6">
              <w:rPr>
                <w:rFonts w:ascii="Times New Roman" w:hAnsi="Times New Roman" w:cs="Times New Roman"/>
              </w:rPr>
              <w:t>木製型枠</w:t>
            </w:r>
          </w:rubyBase>
        </w:ruby>
      </w:r>
      <w:r w:rsidR="007F358C" w:rsidRPr="007F4BB6">
        <w:rPr>
          <w:rFonts w:ascii="Times New Roman" w:hAnsi="Times New Roman" w:cs="Times New Roman"/>
        </w:rPr>
        <w:t>と</w:t>
      </w:r>
      <w:r w:rsidR="00FC4B71" w:rsidRPr="007F4BB6">
        <w:rPr>
          <w:rFonts w:ascii="Times New Roman" w:hAnsi="Times New Roman" w:cs="Times New Roman"/>
        </w:rPr>
        <w:fldChar w:fldCharType="begin"/>
      </w:r>
      <w:r w:rsidR="00FC4B71" w:rsidRPr="007F4BB6">
        <w:rPr>
          <w:rFonts w:ascii="Times New Roman" w:hAnsi="Times New Roman" w:cs="Times New Roman"/>
        </w:rPr>
        <w:instrText>EQ \* jc2 \* "Font:</w:instrText>
      </w:r>
      <w:r w:rsidR="00FC4B71" w:rsidRPr="007F4BB6">
        <w:rPr>
          <w:rFonts w:ascii="Times New Roman" w:hAnsi="Times New Roman" w:cs="Times New Roman"/>
        </w:rPr>
        <w:instrText>游明朝</w:instrText>
      </w:r>
      <w:r w:rsidR="00FC4B71" w:rsidRPr="007F4BB6">
        <w:rPr>
          <w:rFonts w:ascii="Times New Roman" w:hAnsi="Times New Roman" w:cs="Times New Roman"/>
        </w:rPr>
        <w:instrText>" \* hps12 \o\ad(\s\up 11(</w:instrText>
      </w:r>
      <w:r w:rsidR="00FC4B71" w:rsidRPr="007F4BB6">
        <w:rPr>
          <w:rFonts w:ascii="Times New Roman" w:eastAsia="游明朝" w:hAnsi="Times New Roman" w:cs="Times New Roman"/>
          <w:sz w:val="12"/>
        </w:rPr>
        <w:instrText>きんぞくせいかたわく</w:instrText>
      </w:r>
      <w:r w:rsidR="00FC4B71" w:rsidRPr="007F4BB6">
        <w:rPr>
          <w:rFonts w:ascii="Times New Roman" w:hAnsi="Times New Roman" w:cs="Times New Roman"/>
        </w:rPr>
        <w:instrText>),</w:instrText>
      </w:r>
      <w:r w:rsidR="00FC4B71" w:rsidRPr="007F4BB6">
        <w:rPr>
          <w:rFonts w:ascii="Times New Roman" w:hAnsi="Times New Roman" w:cs="Times New Roman"/>
        </w:rPr>
        <w:instrText>金属製型枠</w:instrText>
      </w:r>
      <w:r w:rsidR="00FC4B71" w:rsidRPr="007F4BB6">
        <w:rPr>
          <w:rFonts w:ascii="Times New Roman" w:hAnsi="Times New Roman" w:cs="Times New Roman"/>
        </w:rPr>
        <w:instrText>)</w:instrText>
      </w:r>
      <w:r w:rsidR="00FC4B71" w:rsidRPr="007F4BB6">
        <w:rPr>
          <w:rFonts w:ascii="Times New Roman" w:hAnsi="Times New Roman" w:cs="Times New Roman"/>
        </w:rPr>
        <w:fldChar w:fldCharType="end"/>
      </w:r>
      <w:r w:rsidR="007F358C" w:rsidRPr="007F4BB6">
        <w:rPr>
          <w:rFonts w:ascii="Times New Roman" w:hAnsi="Times New Roman" w:cs="Times New Roman"/>
        </w:rPr>
        <w:t>が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いっしょ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一緒</w:t>
            </w:r>
          </w:rubyBase>
        </w:ruby>
      </w:r>
      <w:r w:rsidR="007F358C" w:rsidRPr="007F4BB6">
        <w:rPr>
          <w:rFonts w:ascii="Times New Roman" w:hAnsi="Times New Roman" w:cs="Times New Roman"/>
        </w:rPr>
        <w:t>に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つか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使</w:t>
            </w:r>
          </w:rubyBase>
        </w:ruby>
      </w:r>
      <w:r w:rsidR="007F358C" w:rsidRPr="007F4BB6">
        <w:rPr>
          <w:rFonts w:ascii="Times New Roman" w:hAnsi="Times New Roman" w:cs="Times New Roman"/>
        </w:rPr>
        <w:t>えません</w:t>
      </w:r>
      <w:r w:rsidR="00D23BB0" w:rsidRPr="007F4BB6">
        <w:rPr>
          <w:rFonts w:ascii="Times New Roman" w:hAnsi="Times New Roman" w:cs="Times New Roman"/>
        </w:rPr>
        <w:t>X</w:t>
      </w:r>
      <w:r w:rsidR="007F358C" w:rsidRPr="007F4BB6">
        <w:rPr>
          <w:rFonts w:ascii="Times New Roman" w:hAnsi="Times New Roman" w:cs="Times New Roman"/>
        </w:rPr>
        <w:t>。</w:t>
      </w:r>
      <w:r w:rsidR="00570A9D">
        <w:rPr>
          <w:rFonts w:ascii="Times New Roman" w:hAnsi="Times New Roman" w:cs="Times New Roman"/>
        </w:rPr>
        <w:br/>
      </w:r>
      <w:del w:id="16" w:author="qwe0579" w:date="2024-10-31T16:17:00Z" w16du:dateUtc="2024-10-31T07:17:00Z">
        <w:r w:rsidR="00444170" w:rsidRPr="007F4BB6" w:rsidDel="006B668B">
          <w:rPr>
            <w:rFonts w:ascii="Times New Roman" w:hAnsi="Times New Roman" w:cs="Times New Roman"/>
          </w:rPr>
          <w:delText>k</w:delText>
        </w:r>
      </w:del>
      <w:proofErr w:type="spellStart"/>
      <w:ins w:id="17" w:author="qwe0579" w:date="2024-10-31T16:17:00Z" w16du:dateUtc="2024-10-31T07:17:00Z">
        <w:r w:rsidR="006B668B">
          <w:rPr>
            <w:rFonts w:ascii="Times New Roman" w:hAnsi="Times New Roman" w:cs="Times New Roman" w:hint="eastAsia"/>
          </w:rPr>
          <w:t>K</w:t>
        </w:r>
      </w:ins>
      <w:r w:rsidR="00444170" w:rsidRPr="007F4BB6">
        <w:rPr>
          <w:rFonts w:ascii="Times New Roman" w:hAnsi="Times New Roman" w:cs="Times New Roman"/>
        </w:rPr>
        <w:t>erangka</w:t>
      </w:r>
      <w:proofErr w:type="spellEnd"/>
      <w:r w:rsidR="00444170" w:rsidRPr="007F4BB6">
        <w:rPr>
          <w:rFonts w:ascii="Times New Roman" w:hAnsi="Times New Roman" w:cs="Times New Roman"/>
        </w:rPr>
        <w:t xml:space="preserve"> </w:t>
      </w:r>
      <w:proofErr w:type="spellStart"/>
      <w:r w:rsidR="00444170" w:rsidRPr="007F4BB6">
        <w:rPr>
          <w:rFonts w:ascii="Times New Roman" w:hAnsi="Times New Roman" w:cs="Times New Roman"/>
        </w:rPr>
        <w:t>bangunan</w:t>
      </w:r>
      <w:proofErr w:type="spellEnd"/>
      <w:r w:rsidR="00444170" w:rsidRPr="007F4BB6">
        <w:rPr>
          <w:rFonts w:ascii="Times New Roman" w:hAnsi="Times New Roman" w:cs="Times New Roman"/>
        </w:rPr>
        <w:t xml:space="preserve"> </w:t>
      </w:r>
      <w:proofErr w:type="spellStart"/>
      <w:r w:rsidR="00444170" w:rsidRPr="007F4BB6">
        <w:rPr>
          <w:rFonts w:ascii="Times New Roman" w:hAnsi="Times New Roman" w:cs="Times New Roman"/>
        </w:rPr>
        <w:t>dari</w:t>
      </w:r>
      <w:proofErr w:type="spellEnd"/>
      <w:r w:rsidR="00444170" w:rsidRPr="007F4BB6">
        <w:rPr>
          <w:rFonts w:ascii="Times New Roman" w:hAnsi="Times New Roman" w:cs="Times New Roman"/>
        </w:rPr>
        <w:t xml:space="preserve"> </w:t>
      </w:r>
      <w:proofErr w:type="spellStart"/>
      <w:r w:rsidR="00444170" w:rsidRPr="007F4BB6">
        <w:rPr>
          <w:rFonts w:ascii="Times New Roman" w:hAnsi="Times New Roman" w:cs="Times New Roman"/>
        </w:rPr>
        <w:t>kayu</w:t>
      </w:r>
      <w:proofErr w:type="spellEnd"/>
      <w:r w:rsidR="00444170" w:rsidRPr="007F4BB6">
        <w:rPr>
          <w:rFonts w:ascii="Times New Roman" w:hAnsi="Times New Roman" w:cs="Times New Roman"/>
        </w:rPr>
        <w:t xml:space="preserve"> dan </w:t>
      </w:r>
      <w:proofErr w:type="spellStart"/>
      <w:r w:rsidR="00444170" w:rsidRPr="007F4BB6">
        <w:rPr>
          <w:rFonts w:ascii="Times New Roman" w:hAnsi="Times New Roman" w:cs="Times New Roman"/>
        </w:rPr>
        <w:t>kerangka</w:t>
      </w:r>
      <w:proofErr w:type="spellEnd"/>
      <w:r w:rsidR="00444170" w:rsidRPr="007F4BB6">
        <w:rPr>
          <w:rFonts w:ascii="Times New Roman" w:hAnsi="Times New Roman" w:cs="Times New Roman"/>
        </w:rPr>
        <w:t xml:space="preserve"> </w:t>
      </w:r>
      <w:proofErr w:type="spellStart"/>
      <w:r w:rsidR="00444170" w:rsidRPr="007F4BB6">
        <w:rPr>
          <w:rFonts w:ascii="Times New Roman" w:hAnsi="Times New Roman" w:cs="Times New Roman"/>
        </w:rPr>
        <w:t>bangunan</w:t>
      </w:r>
      <w:proofErr w:type="spellEnd"/>
      <w:r w:rsidR="00444170" w:rsidRPr="007F4BB6">
        <w:rPr>
          <w:rFonts w:ascii="Times New Roman" w:hAnsi="Times New Roman" w:cs="Times New Roman"/>
        </w:rPr>
        <w:t xml:space="preserve"> </w:t>
      </w:r>
      <w:proofErr w:type="spellStart"/>
      <w:r w:rsidR="00444170" w:rsidRPr="007F4BB6">
        <w:rPr>
          <w:rFonts w:ascii="Times New Roman" w:hAnsi="Times New Roman" w:cs="Times New Roman"/>
        </w:rPr>
        <w:t>dari</w:t>
      </w:r>
      <w:proofErr w:type="spellEnd"/>
      <w:r w:rsidR="00444170" w:rsidRPr="007F4BB6">
        <w:rPr>
          <w:rFonts w:ascii="Times New Roman" w:hAnsi="Times New Roman" w:cs="Times New Roman"/>
        </w:rPr>
        <w:t xml:space="preserve"> </w:t>
      </w:r>
      <w:proofErr w:type="spellStart"/>
      <w:r w:rsidR="00444170" w:rsidRPr="007F4BB6">
        <w:rPr>
          <w:rFonts w:ascii="Times New Roman" w:hAnsi="Times New Roman" w:cs="Times New Roman"/>
        </w:rPr>
        <w:t>besi</w:t>
      </w:r>
      <w:proofErr w:type="spellEnd"/>
      <w:r w:rsidR="00444170" w:rsidRPr="007F4BB6">
        <w:rPr>
          <w:rFonts w:ascii="Times New Roman" w:hAnsi="Times New Roman" w:cs="Times New Roman"/>
        </w:rPr>
        <w:t xml:space="preserve"> </w:t>
      </w:r>
      <w:proofErr w:type="spellStart"/>
      <w:r w:rsidR="00444170" w:rsidRPr="007F4BB6">
        <w:rPr>
          <w:rFonts w:ascii="Times New Roman" w:hAnsi="Times New Roman" w:cs="Times New Roman"/>
        </w:rPr>
        <w:t>logam</w:t>
      </w:r>
      <w:proofErr w:type="spellEnd"/>
      <w:r w:rsidR="00444170" w:rsidRPr="007F4BB6">
        <w:rPr>
          <w:rFonts w:ascii="Times New Roman" w:hAnsi="Times New Roman" w:cs="Times New Roman"/>
        </w:rPr>
        <w:t xml:space="preserve"> </w:t>
      </w:r>
      <w:proofErr w:type="spellStart"/>
      <w:r w:rsidR="00444170" w:rsidRPr="007F4BB6">
        <w:rPr>
          <w:rFonts w:ascii="Times New Roman" w:hAnsi="Times New Roman" w:cs="Times New Roman"/>
        </w:rPr>
        <w:t>tidak</w:t>
      </w:r>
      <w:proofErr w:type="spellEnd"/>
      <w:r w:rsidR="00444170" w:rsidRPr="007F4BB6">
        <w:rPr>
          <w:rFonts w:ascii="Times New Roman" w:hAnsi="Times New Roman" w:cs="Times New Roman"/>
        </w:rPr>
        <w:t xml:space="preserve"> </w:t>
      </w:r>
      <w:proofErr w:type="spellStart"/>
      <w:r w:rsidR="00444170" w:rsidRPr="007F4BB6">
        <w:rPr>
          <w:rFonts w:ascii="Times New Roman" w:hAnsi="Times New Roman" w:cs="Times New Roman"/>
        </w:rPr>
        <w:t>bisa</w:t>
      </w:r>
      <w:proofErr w:type="spellEnd"/>
      <w:r w:rsidR="00444170" w:rsidRPr="007F4BB6">
        <w:rPr>
          <w:rFonts w:ascii="Times New Roman" w:hAnsi="Times New Roman" w:cs="Times New Roman"/>
        </w:rPr>
        <w:t xml:space="preserve"> </w:t>
      </w:r>
      <w:proofErr w:type="spellStart"/>
      <w:r w:rsidR="00444170" w:rsidRPr="007F4BB6">
        <w:rPr>
          <w:rFonts w:ascii="Times New Roman" w:hAnsi="Times New Roman" w:cs="Times New Roman"/>
        </w:rPr>
        <w:t>dipakai</w:t>
      </w:r>
      <w:proofErr w:type="spellEnd"/>
      <w:r w:rsidR="00444170" w:rsidRPr="007F4BB6">
        <w:rPr>
          <w:rFonts w:ascii="Times New Roman" w:hAnsi="Times New Roman" w:cs="Times New Roman"/>
        </w:rPr>
        <w:t xml:space="preserve"> </w:t>
      </w:r>
      <w:proofErr w:type="spellStart"/>
      <w:r w:rsidR="00444170" w:rsidRPr="007F4BB6">
        <w:rPr>
          <w:rFonts w:ascii="Times New Roman" w:hAnsi="Times New Roman" w:cs="Times New Roman"/>
        </w:rPr>
        <w:t>bersamaan</w:t>
      </w:r>
      <w:proofErr w:type="spellEnd"/>
      <w:ins w:id="18" w:author="qwe0579" w:date="2024-10-31T16:17:00Z" w16du:dateUtc="2024-10-31T07:17:00Z">
        <w:r w:rsidR="006B668B">
          <w:rPr>
            <w:rFonts w:ascii="Times New Roman" w:hAnsi="Times New Roman" w:cs="Times New Roman" w:hint="eastAsia"/>
          </w:rPr>
          <w:t>.</w:t>
        </w:r>
      </w:ins>
    </w:p>
    <w:p w14:paraId="13035A5C" w14:textId="68C6F59D" w:rsidR="003667F7" w:rsidRPr="007F4BB6" w:rsidRDefault="003667F7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パイプサポートは</w:t>
      </w:r>
      <w:r w:rsidRPr="007F4BB6">
        <w:rPr>
          <w:rFonts w:ascii="Times New Roman" w:hAnsi="Times New Roman" w:cs="Times New Roman"/>
          <w:color w:val="FF0000"/>
        </w:rPr>
        <w:t>スナグ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かたわく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型枠</w:t>
            </w:r>
          </w:rubyBase>
        </w:ruby>
      </w:r>
      <w:r w:rsidRPr="007F4BB6">
        <w:rPr>
          <w:rFonts w:ascii="Times New Roman" w:hAnsi="Times New Roman" w:cs="Times New Roman"/>
        </w:rPr>
        <w:t>を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く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組</w:t>
            </w:r>
          </w:rubyBase>
        </w:ruby>
      </w:r>
      <w:r w:rsidR="00EC1F4C" w:rsidRPr="007F4BB6">
        <w:rPr>
          <w:rFonts w:ascii="Times New Roman" w:hAnsi="Times New Roman" w:cs="Times New Roman"/>
        </w:rPr>
        <w:t>むときに、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つか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使</w:t>
            </w:r>
          </w:rubyBase>
        </w:ruby>
      </w:r>
      <w:r w:rsidR="00EC1F4C" w:rsidRPr="007F4BB6">
        <w:rPr>
          <w:rFonts w:ascii="Times New Roman" w:hAnsi="Times New Roman" w:cs="Times New Roman"/>
        </w:rPr>
        <w:t>います。</w:t>
      </w:r>
      <w:r w:rsidR="00570A9D">
        <w:rPr>
          <w:rFonts w:ascii="Times New Roman" w:hAnsi="Times New Roman" w:cs="Times New Roman"/>
        </w:rPr>
        <w:br/>
      </w:r>
      <w:r w:rsidR="003B780B" w:rsidRPr="007F4BB6">
        <w:rPr>
          <w:rFonts w:ascii="Times New Roman" w:hAnsi="Times New Roman" w:cs="Times New Roman"/>
        </w:rPr>
        <w:t xml:space="preserve">Pipa support </w:t>
      </w:r>
    </w:p>
    <w:p w14:paraId="02AE2B4E" w14:textId="3107721A" w:rsidR="00EC1F4C" w:rsidRPr="007F4BB6" w:rsidRDefault="007302EA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サンギにコンパネ</w:t>
      </w:r>
      <w:r w:rsidR="00FC4B71" w:rsidRPr="007F4BB6">
        <w:rPr>
          <w:rFonts w:ascii="Times New Roman" w:hAnsi="Times New Roman" w:cs="Times New Roman"/>
        </w:rPr>
        <w:fldChar w:fldCharType="begin"/>
      </w:r>
      <w:r w:rsidR="00FC4B71" w:rsidRPr="007F4BB6">
        <w:rPr>
          <w:rFonts w:ascii="Times New Roman" w:hAnsi="Times New Roman" w:cs="Times New Roman"/>
        </w:rPr>
        <w:instrText>EQ \* jc2 \* "Font:</w:instrText>
      </w:r>
      <w:r w:rsidR="00FC4B71" w:rsidRPr="007F4BB6">
        <w:rPr>
          <w:rFonts w:ascii="Times New Roman" w:hAnsi="Times New Roman" w:cs="Times New Roman"/>
        </w:rPr>
        <w:instrText>游明朝</w:instrText>
      </w:r>
      <w:r w:rsidR="00FC4B71" w:rsidRPr="007F4BB6">
        <w:rPr>
          <w:rFonts w:ascii="Times New Roman" w:hAnsi="Times New Roman" w:cs="Times New Roman"/>
        </w:rPr>
        <w:instrText>" \* hps12 \o\ad(\s\up 11(</w:instrText>
      </w:r>
      <w:r w:rsidR="00FC4B71" w:rsidRPr="007F4BB6">
        <w:rPr>
          <w:rFonts w:ascii="Times New Roman" w:eastAsia="游明朝" w:hAnsi="Times New Roman" w:cs="Times New Roman"/>
          <w:sz w:val="12"/>
        </w:rPr>
        <w:instrText>かたわくごうはん</w:instrText>
      </w:r>
      <w:r w:rsidR="00FC4B71" w:rsidRPr="007F4BB6">
        <w:rPr>
          <w:rFonts w:ascii="Times New Roman" w:hAnsi="Times New Roman" w:cs="Times New Roman"/>
        </w:rPr>
        <w:instrText>),</w:instrText>
      </w:r>
      <w:r w:rsidR="00FC4B71" w:rsidRPr="007F4BB6">
        <w:rPr>
          <w:rFonts w:ascii="Times New Roman" w:hAnsi="Times New Roman" w:cs="Times New Roman"/>
        </w:rPr>
        <w:instrText>型枠合板</w:instrText>
      </w:r>
      <w:r w:rsidR="00FC4B71" w:rsidRPr="007F4BB6">
        <w:rPr>
          <w:rFonts w:ascii="Times New Roman" w:hAnsi="Times New Roman" w:cs="Times New Roman"/>
        </w:rPr>
        <w:instrText>)</w:instrText>
      </w:r>
      <w:r w:rsidR="00FC4B71" w:rsidRPr="007F4BB6">
        <w:rPr>
          <w:rFonts w:ascii="Times New Roman" w:hAnsi="Times New Roman" w:cs="Times New Roman"/>
        </w:rPr>
        <w:fldChar w:fldCharType="end"/>
      </w:r>
      <w:r w:rsidR="00080E7A" w:rsidRPr="007F4BB6">
        <w:rPr>
          <w:rFonts w:ascii="Times New Roman" w:hAnsi="Times New Roman" w:cs="Times New Roman"/>
        </w:rPr>
        <w:t>を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くぎうち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釘打</w:t>
            </w:r>
          </w:rubyBase>
        </w:ruby>
      </w:r>
      <w:r w:rsidR="00080E7A" w:rsidRPr="007F4BB6">
        <w:rPr>
          <w:rFonts w:ascii="Times New Roman" w:hAnsi="Times New Roman" w:cs="Times New Roman"/>
        </w:rPr>
        <w:t>ちするときは</w:t>
      </w:r>
      <w:r w:rsidR="00080E7A" w:rsidRPr="007F4BB6">
        <w:rPr>
          <w:rFonts w:ascii="Times New Roman" w:hAnsi="Times New Roman" w:cs="Times New Roman"/>
        </w:rPr>
        <w:t>45mm</w:t>
      </w:r>
      <w:r w:rsidR="00080E7A" w:rsidRPr="007F4BB6">
        <w:rPr>
          <w:rFonts w:ascii="Times New Roman" w:hAnsi="Times New Roman" w:cs="Times New Roman"/>
        </w:rPr>
        <w:t>〜５０</w:t>
      </w:r>
      <w:r w:rsidR="00080E7A" w:rsidRPr="007F4BB6">
        <w:rPr>
          <w:rFonts w:ascii="Times New Roman" w:hAnsi="Times New Roman" w:cs="Times New Roman"/>
        </w:rPr>
        <w:t>mm</w:t>
      </w:r>
      <w:r w:rsidR="00080E7A" w:rsidRPr="007F4BB6">
        <w:rPr>
          <w:rFonts w:ascii="Times New Roman" w:hAnsi="Times New Roman" w:cs="Times New Roman"/>
        </w:rPr>
        <w:t>の</w:t>
      </w:r>
      <w:r w:rsidR="00FC4B71" w:rsidRPr="007F4BB6">
        <w:rPr>
          <w:rFonts w:ascii="Times New Roman" w:hAnsi="Times New Roman" w:cs="Times New Roman"/>
        </w:rPr>
        <w:fldChar w:fldCharType="begin"/>
      </w:r>
      <w:r w:rsidR="00FC4B71" w:rsidRPr="007F4BB6">
        <w:rPr>
          <w:rFonts w:ascii="Times New Roman" w:hAnsi="Times New Roman" w:cs="Times New Roman"/>
        </w:rPr>
        <w:instrText>EQ \* jc2 \* "Font:</w:instrText>
      </w:r>
      <w:r w:rsidR="00FC4B71" w:rsidRPr="007F4BB6">
        <w:rPr>
          <w:rFonts w:ascii="Times New Roman" w:hAnsi="Times New Roman" w:cs="Times New Roman"/>
        </w:rPr>
        <w:instrText>游明朝</w:instrText>
      </w:r>
      <w:r w:rsidR="00FC4B71" w:rsidRPr="007F4BB6">
        <w:rPr>
          <w:rFonts w:ascii="Times New Roman" w:hAnsi="Times New Roman" w:cs="Times New Roman"/>
        </w:rPr>
        <w:instrText>" \* hps12 \o\ad(\s\up 11(</w:instrText>
      </w:r>
      <w:r w:rsidR="00FC4B71" w:rsidRPr="007F4BB6">
        <w:rPr>
          <w:rFonts w:ascii="Times New Roman" w:eastAsia="游明朝" w:hAnsi="Times New Roman" w:cs="Times New Roman"/>
          <w:sz w:val="12"/>
        </w:rPr>
        <w:instrText>くぎ</w:instrText>
      </w:r>
      <w:r w:rsidR="00FC4B71" w:rsidRPr="007F4BB6">
        <w:rPr>
          <w:rFonts w:ascii="Times New Roman" w:hAnsi="Times New Roman" w:cs="Times New Roman"/>
        </w:rPr>
        <w:instrText>),</w:instrText>
      </w:r>
      <w:r w:rsidR="00FC4B71" w:rsidRPr="007F4BB6">
        <w:rPr>
          <w:rFonts w:ascii="Times New Roman" w:hAnsi="Times New Roman" w:cs="Times New Roman"/>
        </w:rPr>
        <w:instrText>釘</w:instrText>
      </w:r>
      <w:r w:rsidR="00FC4B71" w:rsidRPr="007F4BB6">
        <w:rPr>
          <w:rFonts w:ascii="Times New Roman" w:hAnsi="Times New Roman" w:cs="Times New Roman"/>
        </w:rPr>
        <w:instrText>)</w:instrText>
      </w:r>
      <w:r w:rsidR="00FC4B71" w:rsidRPr="007F4BB6">
        <w:rPr>
          <w:rFonts w:ascii="Times New Roman" w:hAnsi="Times New Roman" w:cs="Times New Roman"/>
        </w:rPr>
        <w:fldChar w:fldCharType="end"/>
      </w:r>
      <w:r w:rsidR="00080E7A" w:rsidRPr="007F4BB6">
        <w:rPr>
          <w:rFonts w:ascii="Times New Roman" w:hAnsi="Times New Roman" w:cs="Times New Roman"/>
        </w:rPr>
        <w:t>を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つか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使</w:t>
            </w:r>
          </w:rubyBase>
        </w:ruby>
      </w:r>
      <w:r w:rsidR="00080E7A" w:rsidRPr="007F4BB6">
        <w:rPr>
          <w:rFonts w:ascii="Times New Roman" w:hAnsi="Times New Roman" w:cs="Times New Roman"/>
        </w:rPr>
        <w:t>います。</w:t>
      </w:r>
      <w:r w:rsidR="00570A9D">
        <w:rPr>
          <w:rFonts w:ascii="Times New Roman" w:hAnsi="Times New Roman" w:cs="Times New Roman"/>
        </w:rPr>
        <w:br/>
      </w:r>
      <w:r w:rsidR="002E3BFD" w:rsidRPr="007F4BB6">
        <w:rPr>
          <w:rFonts w:ascii="Times New Roman" w:hAnsi="Times New Roman" w:cs="Times New Roman"/>
        </w:rPr>
        <w:t xml:space="preserve">Saat </w:t>
      </w:r>
      <w:proofErr w:type="spellStart"/>
      <w:r w:rsidR="002E3BFD" w:rsidRPr="007F4BB6">
        <w:rPr>
          <w:rFonts w:ascii="Times New Roman" w:hAnsi="Times New Roman" w:cs="Times New Roman"/>
        </w:rPr>
        <w:t>memaku</w:t>
      </w:r>
      <w:proofErr w:type="spellEnd"/>
      <w:r w:rsidR="002E3BFD" w:rsidRPr="007F4BB6">
        <w:rPr>
          <w:rFonts w:ascii="Times New Roman" w:hAnsi="Times New Roman" w:cs="Times New Roman"/>
        </w:rPr>
        <w:t xml:space="preserve"> </w:t>
      </w:r>
      <w:proofErr w:type="spellStart"/>
      <w:r w:rsidR="002E3BFD" w:rsidRPr="007F4BB6">
        <w:rPr>
          <w:rFonts w:ascii="Times New Roman" w:hAnsi="Times New Roman" w:cs="Times New Roman"/>
        </w:rPr>
        <w:t>papan</w:t>
      </w:r>
      <w:proofErr w:type="spellEnd"/>
      <w:r w:rsidR="002E3BFD" w:rsidRPr="007F4BB6">
        <w:rPr>
          <w:rFonts w:ascii="Times New Roman" w:hAnsi="Times New Roman" w:cs="Times New Roman"/>
        </w:rPr>
        <w:t xml:space="preserve"> </w:t>
      </w:r>
      <w:proofErr w:type="spellStart"/>
      <w:r w:rsidR="002E3BFD" w:rsidRPr="007F4BB6">
        <w:rPr>
          <w:rFonts w:ascii="Times New Roman" w:hAnsi="Times New Roman" w:cs="Times New Roman"/>
        </w:rPr>
        <w:t>triplek</w:t>
      </w:r>
      <w:proofErr w:type="spellEnd"/>
      <w:r w:rsidR="002E3BFD" w:rsidRPr="007F4BB6">
        <w:rPr>
          <w:rFonts w:ascii="Times New Roman" w:hAnsi="Times New Roman" w:cs="Times New Roman"/>
        </w:rPr>
        <w:t xml:space="preserve"> </w:t>
      </w:r>
      <w:del w:id="19" w:author="qwe0579" w:date="2024-10-31T16:10:00Z" w16du:dateUtc="2024-10-31T07:10:00Z">
        <w:r w:rsidR="002E3BFD" w:rsidRPr="007F4BB6" w:rsidDel="005A59FF">
          <w:rPr>
            <w:rFonts w:ascii="Times New Roman" w:hAnsi="Times New Roman" w:cs="Times New Roman"/>
          </w:rPr>
          <w:delText xml:space="preserve">berlapis </w:delText>
        </w:r>
      </w:del>
      <w:proofErr w:type="spellStart"/>
      <w:r w:rsidR="002E3BFD" w:rsidRPr="007F4BB6">
        <w:rPr>
          <w:rFonts w:ascii="Times New Roman" w:hAnsi="Times New Roman" w:cs="Times New Roman"/>
        </w:rPr>
        <w:t>ke</w:t>
      </w:r>
      <w:proofErr w:type="spellEnd"/>
      <w:r w:rsidR="002E3BFD" w:rsidRPr="007F4BB6">
        <w:rPr>
          <w:rFonts w:ascii="Times New Roman" w:hAnsi="Times New Roman" w:cs="Times New Roman"/>
        </w:rPr>
        <w:t xml:space="preserve"> </w:t>
      </w:r>
      <w:proofErr w:type="spellStart"/>
      <w:r w:rsidR="002E3BFD" w:rsidRPr="007F4BB6">
        <w:rPr>
          <w:rFonts w:ascii="Times New Roman" w:hAnsi="Times New Roman" w:cs="Times New Roman"/>
        </w:rPr>
        <w:t>kayu</w:t>
      </w:r>
      <w:proofErr w:type="spellEnd"/>
      <w:r w:rsidR="002E3BFD" w:rsidRPr="007F4BB6">
        <w:rPr>
          <w:rFonts w:ascii="Times New Roman" w:hAnsi="Times New Roman" w:cs="Times New Roman"/>
        </w:rPr>
        <w:t xml:space="preserve"> </w:t>
      </w:r>
      <w:proofErr w:type="spellStart"/>
      <w:ins w:id="20" w:author="qwe0579" w:date="2024-10-31T16:10:00Z" w16du:dateUtc="2024-10-31T07:10:00Z">
        <w:r w:rsidR="005A59FF" w:rsidRPr="007F4BB6">
          <w:rPr>
            <w:rFonts w:ascii="Times New Roman" w:hAnsi="Times New Roman" w:cs="Times New Roman"/>
          </w:rPr>
          <w:t>penopang</w:t>
        </w:r>
        <w:proofErr w:type="spellEnd"/>
        <w:r w:rsidR="005A59FF" w:rsidRPr="007F4BB6">
          <w:rPr>
            <w:rFonts w:ascii="Times New Roman" w:hAnsi="Times New Roman" w:cs="Times New Roman"/>
          </w:rPr>
          <w:t xml:space="preserve">, </w:t>
        </w:r>
      </w:ins>
      <w:proofErr w:type="spellStart"/>
      <w:r w:rsidR="002E3BFD" w:rsidRPr="007F4BB6">
        <w:rPr>
          <w:rFonts w:ascii="Times New Roman" w:hAnsi="Times New Roman" w:cs="Times New Roman"/>
        </w:rPr>
        <w:t>gunakan</w:t>
      </w:r>
      <w:proofErr w:type="spellEnd"/>
      <w:r w:rsidR="002E3BFD" w:rsidRPr="007F4BB6">
        <w:rPr>
          <w:rFonts w:ascii="Times New Roman" w:hAnsi="Times New Roman" w:cs="Times New Roman"/>
        </w:rPr>
        <w:t xml:space="preserve"> </w:t>
      </w:r>
      <w:proofErr w:type="spellStart"/>
      <w:r w:rsidR="002E3BFD" w:rsidRPr="007F4BB6">
        <w:rPr>
          <w:rFonts w:ascii="Times New Roman" w:hAnsi="Times New Roman" w:cs="Times New Roman"/>
        </w:rPr>
        <w:t>paku</w:t>
      </w:r>
      <w:proofErr w:type="spellEnd"/>
      <w:r w:rsidR="002E3BFD" w:rsidRPr="007F4BB6">
        <w:rPr>
          <w:rFonts w:ascii="Times New Roman" w:hAnsi="Times New Roman" w:cs="Times New Roman"/>
        </w:rPr>
        <w:t xml:space="preserve"> </w:t>
      </w:r>
      <w:proofErr w:type="spellStart"/>
      <w:r w:rsidR="002E3BFD" w:rsidRPr="007F4BB6">
        <w:rPr>
          <w:rFonts w:ascii="Times New Roman" w:hAnsi="Times New Roman" w:cs="Times New Roman"/>
        </w:rPr>
        <w:t>ukuran</w:t>
      </w:r>
      <w:proofErr w:type="spellEnd"/>
      <w:r w:rsidR="002E3BFD" w:rsidRPr="007F4BB6">
        <w:rPr>
          <w:rFonts w:ascii="Times New Roman" w:hAnsi="Times New Roman" w:cs="Times New Roman"/>
        </w:rPr>
        <w:t xml:space="preserve"> 45mm~50mm</w:t>
      </w:r>
      <w:ins w:id="21" w:author="qwe0579" w:date="2024-10-31T16:17:00Z" w16du:dateUtc="2024-10-31T07:17:00Z">
        <w:r w:rsidR="006B668B">
          <w:rPr>
            <w:rFonts w:ascii="Times New Roman" w:hAnsi="Times New Roman" w:cs="Times New Roman" w:hint="eastAsia"/>
          </w:rPr>
          <w:t>.</w:t>
        </w:r>
      </w:ins>
    </w:p>
    <w:p w14:paraId="6EC0056F" w14:textId="3DA039AD" w:rsidR="00080E7A" w:rsidRPr="007F4BB6" w:rsidRDefault="00D23BB0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した</w:t>
      </w:r>
      <w:r w:rsidR="00080E7A" w:rsidRPr="007F4BB6">
        <w:rPr>
          <w:rFonts w:ascii="Times New Roman" w:hAnsi="Times New Roman" w:cs="Times New Roman"/>
        </w:rPr>
        <w:t>ごしらえで</w:t>
      </w:r>
      <w:r w:rsidR="00B33242" w:rsidRPr="007F4BB6">
        <w:rPr>
          <w:rFonts w:ascii="Times New Roman" w:hAnsi="Times New Roman" w:cs="Times New Roman"/>
        </w:rPr>
        <w:t xml:space="preserve">　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わ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分</w:t>
            </w:r>
          </w:rubyBase>
        </w:ruby>
      </w:r>
      <w:r w:rsidR="00080E7A" w:rsidRPr="007F4BB6">
        <w:rPr>
          <w:rFonts w:ascii="Times New Roman" w:hAnsi="Times New Roman" w:cs="Times New Roman"/>
        </w:rPr>
        <w:t>からない</w:t>
      </w:r>
      <w:r w:rsidR="00FC4B71" w:rsidRPr="007F4BB6">
        <w:rPr>
          <w:rFonts w:ascii="Times New Roman" w:hAnsi="Times New Roman" w:cs="Times New Roman"/>
        </w:rPr>
        <w:fldChar w:fldCharType="begin"/>
      </w:r>
      <w:r w:rsidR="00FC4B71" w:rsidRPr="007F4BB6">
        <w:rPr>
          <w:rFonts w:ascii="Times New Roman" w:hAnsi="Times New Roman" w:cs="Times New Roman"/>
        </w:rPr>
        <w:instrText>EQ \* jc2 \* "Font:</w:instrText>
      </w:r>
      <w:r w:rsidR="00FC4B71" w:rsidRPr="007F4BB6">
        <w:rPr>
          <w:rFonts w:ascii="Times New Roman" w:hAnsi="Times New Roman" w:cs="Times New Roman"/>
        </w:rPr>
        <w:instrText>游明朝</w:instrText>
      </w:r>
      <w:r w:rsidR="00FC4B71" w:rsidRPr="007F4BB6">
        <w:rPr>
          <w:rFonts w:ascii="Times New Roman" w:hAnsi="Times New Roman" w:cs="Times New Roman"/>
        </w:rPr>
        <w:instrText>" \* hps12 \o\ad(\s\up 11(</w:instrText>
      </w:r>
      <w:r w:rsidR="00FC4B71" w:rsidRPr="007F4BB6">
        <w:rPr>
          <w:rFonts w:ascii="Times New Roman" w:eastAsia="游明朝" w:hAnsi="Times New Roman" w:cs="Times New Roman"/>
          <w:sz w:val="12"/>
        </w:rPr>
        <w:instrText>とき</w:instrText>
      </w:r>
      <w:r w:rsidR="00FC4B71" w:rsidRPr="007F4BB6">
        <w:rPr>
          <w:rFonts w:ascii="Times New Roman" w:hAnsi="Times New Roman" w:cs="Times New Roman"/>
        </w:rPr>
        <w:instrText>),</w:instrText>
      </w:r>
      <w:r w:rsidR="00FC4B71" w:rsidRPr="007F4BB6">
        <w:rPr>
          <w:rFonts w:ascii="Times New Roman" w:hAnsi="Times New Roman" w:cs="Times New Roman"/>
        </w:rPr>
        <w:instrText>時</w:instrText>
      </w:r>
      <w:r w:rsidR="00FC4B71" w:rsidRPr="007F4BB6">
        <w:rPr>
          <w:rFonts w:ascii="Times New Roman" w:hAnsi="Times New Roman" w:cs="Times New Roman"/>
        </w:rPr>
        <w:instrText>)</w:instrText>
      </w:r>
      <w:r w:rsidR="00FC4B71" w:rsidRPr="007F4BB6">
        <w:rPr>
          <w:rFonts w:ascii="Times New Roman" w:hAnsi="Times New Roman" w:cs="Times New Roman"/>
        </w:rPr>
        <w:fldChar w:fldCharType="end"/>
      </w:r>
      <w:r w:rsidR="00080E7A" w:rsidRPr="007F4BB6">
        <w:rPr>
          <w:rFonts w:ascii="Times New Roman" w:hAnsi="Times New Roman" w:cs="Times New Roman"/>
        </w:rPr>
        <w:t>は</w:t>
      </w:r>
      <w:r w:rsidR="00B33242" w:rsidRPr="007F4BB6">
        <w:rPr>
          <w:rFonts w:ascii="Times New Roman" w:hAnsi="Times New Roman" w:cs="Times New Roman"/>
        </w:rPr>
        <w:t xml:space="preserve">　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じぶん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自分</w:t>
            </w:r>
          </w:rubyBase>
        </w:ruby>
      </w:r>
      <w:r w:rsidR="00080E7A" w:rsidRPr="007F4BB6">
        <w:rPr>
          <w:rFonts w:ascii="Times New Roman" w:hAnsi="Times New Roman" w:cs="Times New Roman"/>
        </w:rPr>
        <w:t>で</w:t>
      </w:r>
      <w:r w:rsidR="00B33242" w:rsidRPr="007F4BB6">
        <w:rPr>
          <w:rFonts w:ascii="Times New Roman" w:hAnsi="Times New Roman" w:cs="Times New Roman"/>
        </w:rPr>
        <w:t xml:space="preserve">　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かんが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考</w:t>
            </w:r>
          </w:rubyBase>
        </w:ruby>
      </w:r>
      <w:r w:rsidR="00080E7A" w:rsidRPr="007F4BB6">
        <w:rPr>
          <w:rFonts w:ascii="Times New Roman" w:hAnsi="Times New Roman" w:cs="Times New Roman"/>
        </w:rPr>
        <w:t>えて</w:t>
      </w:r>
      <w:r w:rsidR="00B33242" w:rsidRPr="007F4BB6">
        <w:rPr>
          <w:rFonts w:ascii="Times New Roman" w:hAnsi="Times New Roman" w:cs="Times New Roman"/>
        </w:rPr>
        <w:t xml:space="preserve">　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つく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作</w:t>
            </w:r>
          </w:rubyBase>
        </w:ruby>
      </w:r>
      <w:r w:rsidR="00080E7A" w:rsidRPr="007F4BB6">
        <w:rPr>
          <w:rFonts w:ascii="Times New Roman" w:hAnsi="Times New Roman" w:cs="Times New Roman"/>
        </w:rPr>
        <w:t>ります。</w:t>
      </w:r>
      <w:r w:rsidR="00B33242" w:rsidRPr="007F4BB6">
        <w:rPr>
          <w:rFonts w:ascii="Times New Roman" w:hAnsi="Times New Roman" w:cs="Times New Roman"/>
        </w:rPr>
        <w:t>X</w:t>
      </w:r>
      <w:r w:rsidR="002E3BFD" w:rsidRPr="007F4BB6">
        <w:rPr>
          <w:rFonts w:ascii="Times New Roman" w:hAnsi="Times New Roman" w:cs="Times New Roman"/>
        </w:rPr>
        <w:t xml:space="preserve"> </w:t>
      </w:r>
      <w:r w:rsidR="00570A9D">
        <w:rPr>
          <w:rFonts w:ascii="Times New Roman" w:hAnsi="Times New Roman" w:cs="Times New Roman"/>
        </w:rPr>
        <w:br/>
      </w:r>
      <w:del w:id="22" w:author="qwe0579" w:date="2024-10-31T16:17:00Z" w16du:dateUtc="2024-10-31T07:17:00Z">
        <w:r w:rsidR="00F23398" w:rsidRPr="007F4BB6" w:rsidDel="006B668B">
          <w:rPr>
            <w:rFonts w:ascii="Times New Roman" w:hAnsi="Times New Roman" w:cs="Times New Roman"/>
          </w:rPr>
          <w:delText>j</w:delText>
        </w:r>
      </w:del>
      <w:ins w:id="23" w:author="qwe0579" w:date="2024-10-31T16:17:00Z" w16du:dateUtc="2024-10-31T07:17:00Z">
        <w:r w:rsidR="006B668B">
          <w:rPr>
            <w:rFonts w:ascii="Times New Roman" w:hAnsi="Times New Roman" w:cs="Times New Roman" w:hint="eastAsia"/>
          </w:rPr>
          <w:t>J</w:t>
        </w:r>
      </w:ins>
      <w:r w:rsidR="00F23398" w:rsidRPr="007F4BB6">
        <w:rPr>
          <w:rFonts w:ascii="Times New Roman" w:hAnsi="Times New Roman" w:cs="Times New Roman"/>
        </w:rPr>
        <w:t xml:space="preserve">ika </w:t>
      </w:r>
      <w:proofErr w:type="spellStart"/>
      <w:r w:rsidR="00F23398" w:rsidRPr="007F4BB6">
        <w:rPr>
          <w:rFonts w:ascii="Times New Roman" w:hAnsi="Times New Roman" w:cs="Times New Roman"/>
        </w:rPr>
        <w:t>tidak</w:t>
      </w:r>
      <w:proofErr w:type="spellEnd"/>
      <w:r w:rsidR="00F23398" w:rsidRPr="007F4BB6">
        <w:rPr>
          <w:rFonts w:ascii="Times New Roman" w:hAnsi="Times New Roman" w:cs="Times New Roman"/>
        </w:rPr>
        <w:t xml:space="preserve"> </w:t>
      </w:r>
      <w:proofErr w:type="spellStart"/>
      <w:r w:rsidR="00F23398" w:rsidRPr="007F4BB6">
        <w:rPr>
          <w:rFonts w:ascii="Times New Roman" w:hAnsi="Times New Roman" w:cs="Times New Roman"/>
        </w:rPr>
        <w:t>mengerti</w:t>
      </w:r>
      <w:proofErr w:type="spellEnd"/>
      <w:r w:rsidR="00F23398" w:rsidRPr="007F4BB6">
        <w:rPr>
          <w:rFonts w:ascii="Times New Roman" w:hAnsi="Times New Roman" w:cs="Times New Roman"/>
        </w:rPr>
        <w:t xml:space="preserve"> pada </w:t>
      </w:r>
      <w:proofErr w:type="spellStart"/>
      <w:r w:rsidR="00F23398" w:rsidRPr="007F4BB6">
        <w:rPr>
          <w:rFonts w:ascii="Times New Roman" w:hAnsi="Times New Roman" w:cs="Times New Roman"/>
        </w:rPr>
        <w:t>persiapan</w:t>
      </w:r>
      <w:proofErr w:type="spellEnd"/>
      <w:r w:rsidR="00F23398" w:rsidRPr="007F4BB6">
        <w:rPr>
          <w:rFonts w:ascii="Times New Roman" w:hAnsi="Times New Roman" w:cs="Times New Roman"/>
        </w:rPr>
        <w:t xml:space="preserve"> </w:t>
      </w:r>
      <w:proofErr w:type="spellStart"/>
      <w:r w:rsidR="00F23398" w:rsidRPr="007F4BB6">
        <w:rPr>
          <w:rFonts w:ascii="Times New Roman" w:hAnsi="Times New Roman" w:cs="Times New Roman"/>
        </w:rPr>
        <w:t>dasar</w:t>
      </w:r>
      <w:proofErr w:type="spellEnd"/>
      <w:r w:rsidR="00F23398" w:rsidRPr="007F4BB6">
        <w:rPr>
          <w:rFonts w:ascii="Times New Roman" w:hAnsi="Times New Roman" w:cs="Times New Roman"/>
        </w:rPr>
        <w:t xml:space="preserve">, </w:t>
      </w:r>
      <w:proofErr w:type="spellStart"/>
      <w:r w:rsidR="00F23398" w:rsidRPr="007F4BB6">
        <w:rPr>
          <w:rFonts w:ascii="Times New Roman" w:hAnsi="Times New Roman" w:cs="Times New Roman"/>
        </w:rPr>
        <w:t>pikirkan</w:t>
      </w:r>
      <w:proofErr w:type="spellEnd"/>
      <w:r w:rsidR="00F23398" w:rsidRPr="007F4BB6">
        <w:rPr>
          <w:rFonts w:ascii="Times New Roman" w:hAnsi="Times New Roman" w:cs="Times New Roman"/>
        </w:rPr>
        <w:t xml:space="preserve"> </w:t>
      </w:r>
      <w:proofErr w:type="spellStart"/>
      <w:r w:rsidR="00F23398" w:rsidRPr="007F4BB6">
        <w:rPr>
          <w:rFonts w:ascii="Times New Roman" w:hAnsi="Times New Roman" w:cs="Times New Roman"/>
        </w:rPr>
        <w:t>sendiri</w:t>
      </w:r>
      <w:proofErr w:type="spellEnd"/>
      <w:r w:rsidR="00F23398" w:rsidRPr="007F4BB6">
        <w:rPr>
          <w:rFonts w:ascii="Times New Roman" w:hAnsi="Times New Roman" w:cs="Times New Roman"/>
        </w:rPr>
        <w:t xml:space="preserve"> dan </w:t>
      </w:r>
      <w:proofErr w:type="spellStart"/>
      <w:r w:rsidR="00F23398" w:rsidRPr="007F4BB6">
        <w:rPr>
          <w:rFonts w:ascii="Times New Roman" w:hAnsi="Times New Roman" w:cs="Times New Roman"/>
        </w:rPr>
        <w:t>bikin</w:t>
      </w:r>
      <w:proofErr w:type="spellEnd"/>
      <w:ins w:id="24" w:author="qwe0579" w:date="2024-10-31T16:18:00Z" w16du:dateUtc="2024-10-31T07:18:00Z">
        <w:r w:rsidR="006B668B">
          <w:rPr>
            <w:rFonts w:ascii="Times New Roman" w:hAnsi="Times New Roman" w:cs="Times New Roman" w:hint="eastAsia"/>
          </w:rPr>
          <w:t>,</w:t>
        </w:r>
      </w:ins>
    </w:p>
    <w:p w14:paraId="579D52B6" w14:textId="5F99F716" w:rsidR="00080E7A" w:rsidRPr="007F4BB6" w:rsidRDefault="00080E7A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パイプサポートを</w:t>
      </w:r>
      <w:r w:rsidR="00FC4B71" w:rsidRPr="007F4BB6">
        <w:rPr>
          <w:rFonts w:ascii="Times New Roman" w:hAnsi="Times New Roman" w:cs="Times New Roman"/>
        </w:rPr>
        <w:fldChar w:fldCharType="begin"/>
      </w:r>
      <w:r w:rsidR="00FC4B71" w:rsidRPr="007F4BB6">
        <w:rPr>
          <w:rFonts w:ascii="Times New Roman" w:hAnsi="Times New Roman" w:cs="Times New Roman"/>
        </w:rPr>
        <w:instrText>EQ \* jc2 \* "Font:</w:instrText>
      </w:r>
      <w:r w:rsidR="00FC4B71" w:rsidRPr="007F4BB6">
        <w:rPr>
          <w:rFonts w:ascii="Times New Roman" w:hAnsi="Times New Roman" w:cs="Times New Roman"/>
        </w:rPr>
        <w:instrText>游明朝</w:instrText>
      </w:r>
      <w:r w:rsidR="00FC4B71" w:rsidRPr="007F4BB6">
        <w:rPr>
          <w:rFonts w:ascii="Times New Roman" w:hAnsi="Times New Roman" w:cs="Times New Roman"/>
        </w:rPr>
        <w:instrText>" \* hps12 \o\ad(\s\up 11(</w:instrText>
      </w:r>
      <w:r w:rsidR="00FC4B71" w:rsidRPr="007F4BB6">
        <w:rPr>
          <w:rFonts w:ascii="Times New Roman" w:eastAsia="游明朝" w:hAnsi="Times New Roman" w:cs="Times New Roman"/>
          <w:sz w:val="12"/>
        </w:rPr>
        <w:instrText>た</w:instrText>
      </w:r>
      <w:r w:rsidR="00FC4B71" w:rsidRPr="007F4BB6">
        <w:rPr>
          <w:rFonts w:ascii="Times New Roman" w:hAnsi="Times New Roman" w:cs="Times New Roman"/>
        </w:rPr>
        <w:instrText>),</w:instrText>
      </w:r>
      <w:r w:rsidR="00FC4B71" w:rsidRPr="007F4BB6">
        <w:rPr>
          <w:rFonts w:ascii="Times New Roman" w:hAnsi="Times New Roman" w:cs="Times New Roman"/>
        </w:rPr>
        <w:instrText>立</w:instrText>
      </w:r>
      <w:r w:rsidR="00FC4B71" w:rsidRPr="007F4BB6">
        <w:rPr>
          <w:rFonts w:ascii="Times New Roman" w:hAnsi="Times New Roman" w:cs="Times New Roman"/>
        </w:rPr>
        <w:instrText>)</w:instrText>
      </w:r>
      <w:r w:rsidR="00FC4B71" w:rsidRPr="007F4BB6">
        <w:rPr>
          <w:rFonts w:ascii="Times New Roman" w:hAnsi="Times New Roman" w:cs="Times New Roman"/>
        </w:rPr>
        <w:fldChar w:fldCharType="end"/>
      </w:r>
      <w:r w:rsidRPr="007F4BB6">
        <w:rPr>
          <w:rFonts w:ascii="Times New Roman" w:hAnsi="Times New Roman" w:cs="Times New Roman"/>
        </w:rPr>
        <w:t>てる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とき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時</w:t>
            </w:r>
          </w:rubyBase>
        </w:ruby>
      </w:r>
      <w:r w:rsidRPr="007F4BB6">
        <w:rPr>
          <w:rFonts w:ascii="Times New Roman" w:hAnsi="Times New Roman" w:cs="Times New Roman"/>
        </w:rPr>
        <w:t>は</w:t>
      </w:r>
      <w:r w:rsidR="00FC4B71" w:rsidRPr="007F4BB6">
        <w:rPr>
          <w:rFonts w:ascii="Times New Roman" w:hAnsi="Times New Roman" w:cs="Times New Roman"/>
        </w:rPr>
        <w:fldChar w:fldCharType="begin"/>
      </w:r>
      <w:r w:rsidR="00FC4B71" w:rsidRPr="007F4BB6">
        <w:rPr>
          <w:rFonts w:ascii="Times New Roman" w:hAnsi="Times New Roman" w:cs="Times New Roman"/>
        </w:rPr>
        <w:instrText>EQ \* jc2 \* "Font:</w:instrText>
      </w:r>
      <w:r w:rsidR="00FC4B71" w:rsidRPr="007F4BB6">
        <w:rPr>
          <w:rFonts w:ascii="Times New Roman" w:hAnsi="Times New Roman" w:cs="Times New Roman"/>
        </w:rPr>
        <w:instrText>游明朝</w:instrText>
      </w:r>
      <w:r w:rsidR="00FC4B71" w:rsidRPr="007F4BB6">
        <w:rPr>
          <w:rFonts w:ascii="Times New Roman" w:hAnsi="Times New Roman" w:cs="Times New Roman"/>
        </w:rPr>
        <w:instrText>" \* hps12 \o\ad(\s\up 11(</w:instrText>
      </w:r>
      <w:r w:rsidR="00FC4B71" w:rsidRPr="007F4BB6">
        <w:rPr>
          <w:rFonts w:ascii="Times New Roman" w:eastAsia="游明朝" w:hAnsi="Times New Roman" w:cs="Times New Roman"/>
          <w:sz w:val="12"/>
        </w:rPr>
        <w:instrText>さぎょうしゅにんしゃ</w:instrText>
      </w:r>
      <w:r w:rsidR="00FC4B71" w:rsidRPr="007F4BB6">
        <w:rPr>
          <w:rFonts w:ascii="Times New Roman" w:hAnsi="Times New Roman" w:cs="Times New Roman"/>
        </w:rPr>
        <w:instrText>),</w:instrText>
      </w:r>
      <w:r w:rsidR="00FC4B71" w:rsidRPr="007F4BB6">
        <w:rPr>
          <w:rFonts w:ascii="Times New Roman" w:hAnsi="Times New Roman" w:cs="Times New Roman"/>
        </w:rPr>
        <w:instrText>作業主任者</w:instrText>
      </w:r>
      <w:r w:rsidR="00FC4B71" w:rsidRPr="007F4BB6">
        <w:rPr>
          <w:rFonts w:ascii="Times New Roman" w:hAnsi="Times New Roman" w:cs="Times New Roman"/>
        </w:rPr>
        <w:instrText>)</w:instrText>
      </w:r>
      <w:r w:rsidR="00FC4B71" w:rsidRPr="007F4BB6">
        <w:rPr>
          <w:rFonts w:ascii="Times New Roman" w:hAnsi="Times New Roman" w:cs="Times New Roman"/>
        </w:rPr>
        <w:fldChar w:fldCharType="end"/>
      </w:r>
      <w:r w:rsidRPr="007F4BB6">
        <w:rPr>
          <w:rFonts w:ascii="Times New Roman" w:hAnsi="Times New Roman" w:cs="Times New Roman"/>
        </w:rPr>
        <w:t>の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しじ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指示</w:t>
            </w:r>
          </w:rubyBase>
        </w:ruby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とおり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通り</w:t>
            </w:r>
          </w:rubyBase>
        </w:ruby>
      </w:r>
      <w:r w:rsidRPr="007F4BB6">
        <w:rPr>
          <w:rFonts w:ascii="Times New Roman" w:hAnsi="Times New Roman" w:cs="Times New Roman"/>
        </w:rPr>
        <w:t>に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た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立</w:t>
            </w:r>
          </w:rubyBase>
        </w:ruby>
      </w:r>
      <w:r w:rsidRPr="007F4BB6">
        <w:rPr>
          <w:rFonts w:ascii="Times New Roman" w:hAnsi="Times New Roman" w:cs="Times New Roman"/>
        </w:rPr>
        <w:t>てます</w:t>
      </w:r>
      <w:r w:rsidR="00DA2289" w:rsidRPr="007F4BB6">
        <w:rPr>
          <w:rFonts w:ascii="Times New Roman" w:hAnsi="Times New Roman" w:cs="Times New Roman"/>
        </w:rPr>
        <w:t>〇</w:t>
      </w:r>
      <w:r w:rsidRPr="007F4BB6">
        <w:rPr>
          <w:rFonts w:ascii="Times New Roman" w:hAnsi="Times New Roman" w:cs="Times New Roman"/>
        </w:rPr>
        <w:t>。</w:t>
      </w:r>
      <w:r w:rsidR="00570A9D">
        <w:rPr>
          <w:rFonts w:ascii="Times New Roman" w:hAnsi="Times New Roman" w:cs="Times New Roman"/>
        </w:rPr>
        <w:br/>
      </w:r>
      <w:r w:rsidR="00F23398" w:rsidRPr="007F4BB6">
        <w:rPr>
          <w:rFonts w:ascii="Times New Roman" w:hAnsi="Times New Roman" w:cs="Times New Roman"/>
        </w:rPr>
        <w:t xml:space="preserve">Pada </w:t>
      </w:r>
      <w:proofErr w:type="spellStart"/>
      <w:r w:rsidR="00F23398" w:rsidRPr="007F4BB6">
        <w:rPr>
          <w:rFonts w:ascii="Times New Roman" w:hAnsi="Times New Roman" w:cs="Times New Roman"/>
        </w:rPr>
        <w:t>saat</w:t>
      </w:r>
      <w:proofErr w:type="spellEnd"/>
      <w:r w:rsidR="00F23398" w:rsidRPr="007F4BB6">
        <w:rPr>
          <w:rFonts w:ascii="Times New Roman" w:hAnsi="Times New Roman" w:cs="Times New Roman"/>
        </w:rPr>
        <w:t xml:space="preserve"> </w:t>
      </w:r>
      <w:proofErr w:type="spellStart"/>
      <w:r w:rsidR="00F23398" w:rsidRPr="007F4BB6">
        <w:rPr>
          <w:rFonts w:ascii="Times New Roman" w:hAnsi="Times New Roman" w:cs="Times New Roman"/>
        </w:rPr>
        <w:t>mendirikan</w:t>
      </w:r>
      <w:proofErr w:type="spellEnd"/>
      <w:r w:rsidR="00F23398" w:rsidRPr="007F4BB6">
        <w:rPr>
          <w:rFonts w:ascii="Times New Roman" w:hAnsi="Times New Roman" w:cs="Times New Roman"/>
        </w:rPr>
        <w:t xml:space="preserve"> pipa support, </w:t>
      </w:r>
      <w:proofErr w:type="spellStart"/>
      <w:r w:rsidR="00F23398" w:rsidRPr="007F4BB6">
        <w:rPr>
          <w:rFonts w:ascii="Times New Roman" w:hAnsi="Times New Roman" w:cs="Times New Roman"/>
        </w:rPr>
        <w:t>lakukan</w:t>
      </w:r>
      <w:proofErr w:type="spellEnd"/>
      <w:r w:rsidR="00F23398" w:rsidRPr="007F4BB6">
        <w:rPr>
          <w:rFonts w:ascii="Times New Roman" w:hAnsi="Times New Roman" w:cs="Times New Roman"/>
        </w:rPr>
        <w:t xml:space="preserve"> </w:t>
      </w:r>
      <w:proofErr w:type="spellStart"/>
      <w:r w:rsidR="00F23398" w:rsidRPr="007F4BB6">
        <w:rPr>
          <w:rFonts w:ascii="Times New Roman" w:hAnsi="Times New Roman" w:cs="Times New Roman"/>
        </w:rPr>
        <w:t>sesuai</w:t>
      </w:r>
      <w:proofErr w:type="spellEnd"/>
      <w:r w:rsidR="00F23398" w:rsidRPr="007F4BB6">
        <w:rPr>
          <w:rFonts w:ascii="Times New Roman" w:hAnsi="Times New Roman" w:cs="Times New Roman"/>
        </w:rPr>
        <w:t xml:space="preserve"> </w:t>
      </w:r>
      <w:proofErr w:type="spellStart"/>
      <w:r w:rsidR="00F23398" w:rsidRPr="007F4BB6">
        <w:rPr>
          <w:rFonts w:ascii="Times New Roman" w:hAnsi="Times New Roman" w:cs="Times New Roman"/>
        </w:rPr>
        <w:t>dengan</w:t>
      </w:r>
      <w:proofErr w:type="spellEnd"/>
      <w:r w:rsidR="00F23398" w:rsidRPr="007F4BB6">
        <w:rPr>
          <w:rFonts w:ascii="Times New Roman" w:hAnsi="Times New Roman" w:cs="Times New Roman"/>
        </w:rPr>
        <w:t xml:space="preserve"> </w:t>
      </w:r>
      <w:proofErr w:type="spellStart"/>
      <w:r w:rsidR="00F23398" w:rsidRPr="007F4BB6">
        <w:rPr>
          <w:rFonts w:ascii="Times New Roman" w:hAnsi="Times New Roman" w:cs="Times New Roman"/>
        </w:rPr>
        <w:t>perintah</w:t>
      </w:r>
      <w:proofErr w:type="spellEnd"/>
      <w:r w:rsidR="00F23398" w:rsidRPr="007F4BB6">
        <w:rPr>
          <w:rFonts w:ascii="Times New Roman" w:hAnsi="Times New Roman" w:cs="Times New Roman"/>
        </w:rPr>
        <w:t xml:space="preserve"> </w:t>
      </w:r>
      <w:proofErr w:type="spellStart"/>
      <w:r w:rsidR="00F23398" w:rsidRPr="007F4BB6">
        <w:rPr>
          <w:rFonts w:ascii="Times New Roman" w:hAnsi="Times New Roman" w:cs="Times New Roman"/>
        </w:rPr>
        <w:t>atasan</w:t>
      </w:r>
      <w:proofErr w:type="spellEnd"/>
      <w:r w:rsidR="00F23398" w:rsidRPr="007F4BB6">
        <w:rPr>
          <w:rFonts w:ascii="Times New Roman" w:hAnsi="Times New Roman" w:cs="Times New Roman"/>
        </w:rPr>
        <w:t xml:space="preserve"> </w:t>
      </w:r>
      <w:proofErr w:type="spellStart"/>
      <w:r w:rsidR="00F23398" w:rsidRPr="007F4BB6">
        <w:rPr>
          <w:rFonts w:ascii="Times New Roman" w:hAnsi="Times New Roman" w:cs="Times New Roman"/>
        </w:rPr>
        <w:t>tempat</w:t>
      </w:r>
      <w:proofErr w:type="spellEnd"/>
      <w:r w:rsidR="00F23398" w:rsidRPr="007F4BB6">
        <w:rPr>
          <w:rFonts w:ascii="Times New Roman" w:hAnsi="Times New Roman" w:cs="Times New Roman"/>
        </w:rPr>
        <w:t xml:space="preserve"> </w:t>
      </w:r>
      <w:proofErr w:type="spellStart"/>
      <w:r w:rsidR="00F23398" w:rsidRPr="007F4BB6">
        <w:rPr>
          <w:rFonts w:ascii="Times New Roman" w:hAnsi="Times New Roman" w:cs="Times New Roman"/>
        </w:rPr>
        <w:t>kerja</w:t>
      </w:r>
      <w:proofErr w:type="spellEnd"/>
      <w:ins w:id="25" w:author="qwe0579" w:date="2024-10-31T16:18:00Z" w16du:dateUtc="2024-10-31T07:18:00Z">
        <w:r w:rsidR="006B668B">
          <w:rPr>
            <w:rFonts w:ascii="Times New Roman" w:hAnsi="Times New Roman" w:cs="Times New Roman" w:hint="eastAsia"/>
          </w:rPr>
          <w:t>.</w:t>
        </w:r>
      </w:ins>
    </w:p>
    <w:p w14:paraId="497AE35D" w14:textId="46DA4435" w:rsidR="00080E7A" w:rsidRPr="007F4BB6" w:rsidRDefault="00080E7A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パイプサポートを</w:t>
      </w:r>
      <w:r w:rsidR="00FC4B71" w:rsidRPr="007F4BB6">
        <w:rPr>
          <w:rFonts w:ascii="Times New Roman" w:hAnsi="Times New Roman" w:cs="Times New Roman"/>
        </w:rPr>
        <w:fldChar w:fldCharType="begin"/>
      </w:r>
      <w:r w:rsidR="00FC4B71" w:rsidRPr="007F4BB6">
        <w:rPr>
          <w:rFonts w:ascii="Times New Roman" w:hAnsi="Times New Roman" w:cs="Times New Roman"/>
        </w:rPr>
        <w:instrText>EQ \* jc2 \* "Font:</w:instrText>
      </w:r>
      <w:r w:rsidR="00FC4B71" w:rsidRPr="007F4BB6">
        <w:rPr>
          <w:rFonts w:ascii="Times New Roman" w:hAnsi="Times New Roman" w:cs="Times New Roman"/>
        </w:rPr>
        <w:instrText>游明朝</w:instrText>
      </w:r>
      <w:r w:rsidR="00FC4B71" w:rsidRPr="007F4BB6">
        <w:rPr>
          <w:rFonts w:ascii="Times New Roman" w:hAnsi="Times New Roman" w:cs="Times New Roman"/>
        </w:rPr>
        <w:instrText>" \* hps12 \o\ad(\s\up 11(</w:instrText>
      </w:r>
      <w:r w:rsidR="00FC4B71" w:rsidRPr="007F4BB6">
        <w:rPr>
          <w:rFonts w:ascii="Times New Roman" w:eastAsia="游明朝" w:hAnsi="Times New Roman" w:cs="Times New Roman"/>
          <w:sz w:val="12"/>
        </w:rPr>
        <w:instrText>ななめ</w:instrText>
      </w:r>
      <w:r w:rsidR="00FC4B71" w:rsidRPr="007F4BB6">
        <w:rPr>
          <w:rFonts w:ascii="Times New Roman" w:hAnsi="Times New Roman" w:cs="Times New Roman"/>
        </w:rPr>
        <w:instrText>),</w:instrText>
      </w:r>
      <w:r w:rsidR="00FC4B71" w:rsidRPr="007F4BB6">
        <w:rPr>
          <w:rFonts w:ascii="Times New Roman" w:hAnsi="Times New Roman" w:cs="Times New Roman"/>
        </w:rPr>
        <w:instrText>斜め</w:instrText>
      </w:r>
      <w:r w:rsidR="00FC4B71" w:rsidRPr="007F4BB6">
        <w:rPr>
          <w:rFonts w:ascii="Times New Roman" w:hAnsi="Times New Roman" w:cs="Times New Roman"/>
        </w:rPr>
        <w:instrText>)</w:instrText>
      </w:r>
      <w:r w:rsidR="00FC4B71" w:rsidRPr="007F4BB6">
        <w:rPr>
          <w:rFonts w:ascii="Times New Roman" w:hAnsi="Times New Roman" w:cs="Times New Roman"/>
        </w:rPr>
        <w:fldChar w:fldCharType="end"/>
      </w:r>
      <w:r w:rsidRPr="007F4BB6">
        <w:rPr>
          <w:rFonts w:ascii="Times New Roman" w:hAnsi="Times New Roman" w:cs="Times New Roman"/>
        </w:rPr>
        <w:t>に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た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立</w:t>
            </w:r>
          </w:rubyBase>
        </w:ruby>
      </w:r>
      <w:r w:rsidRPr="007F4BB6">
        <w:rPr>
          <w:rFonts w:ascii="Times New Roman" w:hAnsi="Times New Roman" w:cs="Times New Roman"/>
        </w:rPr>
        <w:t>てる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とき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時</w:t>
            </w:r>
          </w:rubyBase>
        </w:ruby>
      </w:r>
      <w:r w:rsidRPr="007F4BB6">
        <w:rPr>
          <w:rFonts w:ascii="Times New Roman" w:hAnsi="Times New Roman" w:cs="Times New Roman"/>
        </w:rPr>
        <w:t>は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あしもと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足元</w:t>
            </w:r>
          </w:rubyBase>
        </w:ruby>
      </w:r>
      <w:r w:rsidRPr="007F4BB6">
        <w:rPr>
          <w:rFonts w:ascii="Times New Roman" w:hAnsi="Times New Roman" w:cs="Times New Roman"/>
        </w:rPr>
        <w:t>は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うご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動</w:t>
            </w:r>
          </w:rubyBase>
        </w:ruby>
      </w:r>
      <w:r w:rsidRPr="007F4BB6">
        <w:rPr>
          <w:rFonts w:ascii="Times New Roman" w:hAnsi="Times New Roman" w:cs="Times New Roman"/>
        </w:rPr>
        <w:t>かないように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こてい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固定</w:t>
            </w:r>
          </w:rubyBase>
        </w:ruby>
      </w:r>
      <w:r w:rsidRPr="007F4BB6">
        <w:rPr>
          <w:rFonts w:ascii="Times New Roman" w:hAnsi="Times New Roman" w:cs="Times New Roman"/>
        </w:rPr>
        <w:t>します。</w:t>
      </w:r>
      <w:r w:rsidR="00F8729D" w:rsidRPr="007F4BB6">
        <w:rPr>
          <w:rFonts w:ascii="Times New Roman" w:hAnsi="Times New Roman" w:cs="Times New Roman"/>
        </w:rPr>
        <w:t>〇</w:t>
      </w:r>
      <w:r w:rsidR="00F23398" w:rsidRPr="007F4BB6">
        <w:rPr>
          <w:rFonts w:ascii="Times New Roman" w:hAnsi="Times New Roman" w:cs="Times New Roman"/>
        </w:rPr>
        <w:t xml:space="preserve"> </w:t>
      </w:r>
      <w:r w:rsidR="00570A9D">
        <w:rPr>
          <w:rFonts w:ascii="Times New Roman" w:hAnsi="Times New Roman" w:cs="Times New Roman"/>
        </w:rPr>
        <w:br/>
      </w:r>
      <w:del w:id="26" w:author="qwe0579" w:date="2024-10-31T16:18:00Z" w16du:dateUtc="2024-10-31T07:18:00Z">
        <w:r w:rsidR="00F23398" w:rsidRPr="007F4BB6" w:rsidDel="006B668B">
          <w:rPr>
            <w:rFonts w:ascii="Times New Roman" w:hAnsi="Times New Roman" w:cs="Times New Roman"/>
          </w:rPr>
          <w:delText>p</w:delText>
        </w:r>
      </w:del>
      <w:ins w:id="27" w:author="qwe0579" w:date="2024-10-31T16:18:00Z" w16du:dateUtc="2024-10-31T07:18:00Z">
        <w:r w:rsidR="006B668B">
          <w:rPr>
            <w:rFonts w:ascii="Times New Roman" w:hAnsi="Times New Roman" w:cs="Times New Roman" w:hint="eastAsia"/>
          </w:rPr>
          <w:t>P</w:t>
        </w:r>
      </w:ins>
      <w:r w:rsidR="00F23398" w:rsidRPr="007F4BB6">
        <w:rPr>
          <w:rFonts w:ascii="Times New Roman" w:hAnsi="Times New Roman" w:cs="Times New Roman"/>
        </w:rPr>
        <w:t>ada s</w:t>
      </w:r>
      <w:proofErr w:type="spellStart"/>
      <w:r w:rsidR="00F23398" w:rsidRPr="007F4BB6">
        <w:rPr>
          <w:rFonts w:ascii="Times New Roman" w:hAnsi="Times New Roman" w:cs="Times New Roman"/>
        </w:rPr>
        <w:t>aat</w:t>
      </w:r>
      <w:proofErr w:type="spellEnd"/>
      <w:r w:rsidR="00F23398" w:rsidRPr="007F4BB6">
        <w:rPr>
          <w:rFonts w:ascii="Times New Roman" w:hAnsi="Times New Roman" w:cs="Times New Roman"/>
        </w:rPr>
        <w:t xml:space="preserve"> </w:t>
      </w:r>
      <w:proofErr w:type="spellStart"/>
      <w:r w:rsidR="00F23398" w:rsidRPr="007F4BB6">
        <w:rPr>
          <w:rFonts w:ascii="Times New Roman" w:hAnsi="Times New Roman" w:cs="Times New Roman"/>
        </w:rPr>
        <w:t>mendirikan</w:t>
      </w:r>
      <w:proofErr w:type="spellEnd"/>
      <w:r w:rsidR="00F23398" w:rsidRPr="007F4BB6">
        <w:rPr>
          <w:rFonts w:ascii="Times New Roman" w:hAnsi="Times New Roman" w:cs="Times New Roman"/>
        </w:rPr>
        <w:t xml:space="preserve"> pipa support </w:t>
      </w:r>
      <w:proofErr w:type="spellStart"/>
      <w:r w:rsidR="00F23398" w:rsidRPr="007F4BB6">
        <w:rPr>
          <w:rFonts w:ascii="Times New Roman" w:hAnsi="Times New Roman" w:cs="Times New Roman"/>
        </w:rPr>
        <w:t>dengan</w:t>
      </w:r>
      <w:proofErr w:type="spellEnd"/>
      <w:r w:rsidR="00F23398" w:rsidRPr="007F4BB6">
        <w:rPr>
          <w:rFonts w:ascii="Times New Roman" w:hAnsi="Times New Roman" w:cs="Times New Roman"/>
        </w:rPr>
        <w:t xml:space="preserve"> miring, </w:t>
      </w:r>
      <w:proofErr w:type="spellStart"/>
      <w:r w:rsidR="00F23398" w:rsidRPr="007F4BB6">
        <w:rPr>
          <w:rFonts w:ascii="Times New Roman" w:hAnsi="Times New Roman" w:cs="Times New Roman"/>
        </w:rPr>
        <w:t>dasar</w:t>
      </w:r>
      <w:proofErr w:type="spellEnd"/>
      <w:r w:rsidR="00F23398" w:rsidRPr="007F4BB6">
        <w:rPr>
          <w:rFonts w:ascii="Times New Roman" w:hAnsi="Times New Roman" w:cs="Times New Roman"/>
        </w:rPr>
        <w:t xml:space="preserve"> pipa </w:t>
      </w:r>
      <w:proofErr w:type="spellStart"/>
      <w:r w:rsidR="00F23398" w:rsidRPr="007F4BB6">
        <w:rPr>
          <w:rFonts w:ascii="Times New Roman" w:hAnsi="Times New Roman" w:cs="Times New Roman"/>
        </w:rPr>
        <w:t>dipaten</w:t>
      </w:r>
      <w:proofErr w:type="spellEnd"/>
      <w:r w:rsidR="00F23398" w:rsidRPr="007F4BB6">
        <w:rPr>
          <w:rFonts w:ascii="Times New Roman" w:hAnsi="Times New Roman" w:cs="Times New Roman"/>
        </w:rPr>
        <w:t xml:space="preserve"> agar </w:t>
      </w:r>
      <w:proofErr w:type="spellStart"/>
      <w:r w:rsidR="00F23398" w:rsidRPr="007F4BB6">
        <w:rPr>
          <w:rFonts w:ascii="Times New Roman" w:hAnsi="Times New Roman" w:cs="Times New Roman"/>
        </w:rPr>
        <w:t>tidak</w:t>
      </w:r>
      <w:proofErr w:type="spellEnd"/>
      <w:r w:rsidR="00F23398" w:rsidRPr="007F4BB6">
        <w:rPr>
          <w:rFonts w:ascii="Times New Roman" w:hAnsi="Times New Roman" w:cs="Times New Roman"/>
        </w:rPr>
        <w:t xml:space="preserve"> </w:t>
      </w:r>
      <w:proofErr w:type="spellStart"/>
      <w:r w:rsidR="00F23398" w:rsidRPr="007F4BB6">
        <w:rPr>
          <w:rFonts w:ascii="Times New Roman" w:hAnsi="Times New Roman" w:cs="Times New Roman"/>
        </w:rPr>
        <w:t>goyang</w:t>
      </w:r>
      <w:proofErr w:type="spellEnd"/>
      <w:ins w:id="28" w:author="qwe0579" w:date="2024-10-31T16:18:00Z" w16du:dateUtc="2024-10-31T07:18:00Z">
        <w:r w:rsidR="006B668B">
          <w:rPr>
            <w:rFonts w:ascii="Times New Roman" w:hAnsi="Times New Roman" w:cs="Times New Roman" w:hint="eastAsia"/>
          </w:rPr>
          <w:t>.</w:t>
        </w:r>
      </w:ins>
    </w:p>
    <w:p w14:paraId="0A71390F" w14:textId="4591C5EC" w:rsidR="00A16F96" w:rsidRPr="007F4BB6" w:rsidRDefault="00FC4B71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かべ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壁</w:t>
            </w:r>
          </w:rubyBase>
        </w:ruby>
      </w:r>
      <w:r w:rsidR="00A16F96" w:rsidRPr="007F4BB6">
        <w:rPr>
          <w:rFonts w:ascii="Times New Roman" w:hAnsi="Times New Roman" w:cs="Times New Roman"/>
        </w:rPr>
        <w:t>を</w:t>
      </w:r>
      <w:r w:rsidRPr="007F4BB6">
        <w:rPr>
          <w:rFonts w:ascii="Times New Roman" w:hAnsi="Times New Roman" w:cs="Times New Roman"/>
        </w:rPr>
        <w:fldChar w:fldCharType="begin"/>
      </w:r>
      <w:r w:rsidRPr="007F4BB6">
        <w:rPr>
          <w:rFonts w:ascii="Times New Roman" w:hAnsi="Times New Roman" w:cs="Times New Roman"/>
        </w:rPr>
        <w:instrText>EQ \* jc2 \* "Font:</w:instrText>
      </w:r>
      <w:r w:rsidRPr="007F4BB6">
        <w:rPr>
          <w:rFonts w:ascii="Times New Roman" w:hAnsi="Times New Roman" w:cs="Times New Roman"/>
        </w:rPr>
        <w:instrText>游明朝</w:instrText>
      </w:r>
      <w:r w:rsidRPr="007F4BB6">
        <w:rPr>
          <w:rFonts w:ascii="Times New Roman" w:hAnsi="Times New Roman" w:cs="Times New Roman"/>
        </w:rPr>
        <w:instrText>" \* hps12 \o\ad(\s\up 11(</w:instrText>
      </w:r>
      <w:r w:rsidRPr="007F4BB6">
        <w:rPr>
          <w:rFonts w:ascii="Times New Roman" w:eastAsia="游明朝" w:hAnsi="Times New Roman" w:cs="Times New Roman"/>
          <w:sz w:val="12"/>
        </w:rPr>
        <w:instrText>くみたてるとき</w:instrText>
      </w:r>
      <w:r w:rsidRPr="007F4BB6">
        <w:rPr>
          <w:rFonts w:ascii="Times New Roman" w:hAnsi="Times New Roman" w:cs="Times New Roman"/>
        </w:rPr>
        <w:instrText>),</w:instrText>
      </w:r>
      <w:r w:rsidRPr="007F4BB6">
        <w:rPr>
          <w:rFonts w:ascii="Times New Roman" w:hAnsi="Times New Roman" w:cs="Times New Roman"/>
        </w:rPr>
        <w:instrText>組み立てる時</w:instrText>
      </w:r>
      <w:r w:rsidRPr="007F4BB6">
        <w:rPr>
          <w:rFonts w:ascii="Times New Roman" w:hAnsi="Times New Roman" w:cs="Times New Roman"/>
        </w:rPr>
        <w:instrText>)</w:instrText>
      </w:r>
      <w:r w:rsidRPr="007F4BB6">
        <w:rPr>
          <w:rFonts w:ascii="Times New Roman" w:hAnsi="Times New Roman" w:cs="Times New Roman"/>
        </w:rPr>
        <w:fldChar w:fldCharType="end"/>
      </w:r>
      <w:r w:rsidR="00F8729D" w:rsidRPr="007F4BB6">
        <w:rPr>
          <w:rFonts w:ascii="Times New Roman" w:hAnsi="Times New Roman" w:cs="Times New Roman"/>
        </w:rPr>
        <w:t>には</w:t>
      </w:r>
      <w:r w:rsidR="00DA2289" w:rsidRPr="007F4BB6">
        <w:rPr>
          <w:rFonts w:ascii="Times New Roman" w:hAnsi="Times New Roman" w:cs="Times New Roman"/>
        </w:rPr>
        <w:t xml:space="preserve">　</w:t>
      </w: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さげふり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下げ振り</w:t>
            </w:r>
          </w:rubyBase>
        </w:ruby>
      </w:r>
      <w:r w:rsidR="00DA2289" w:rsidRPr="007F4BB6">
        <w:rPr>
          <w:rFonts w:ascii="Times New Roman" w:hAnsi="Times New Roman" w:cs="Times New Roman"/>
        </w:rPr>
        <w:t xml:space="preserve">で　</w:t>
      </w: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すいちょく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垂直</w:t>
            </w:r>
          </w:rubyBase>
        </w:ruby>
      </w:r>
      <w:r w:rsidR="00DA2289" w:rsidRPr="007F4BB6">
        <w:rPr>
          <w:rFonts w:ascii="Times New Roman" w:hAnsi="Times New Roman" w:cs="Times New Roman"/>
        </w:rPr>
        <w:t>を</w:t>
      </w:r>
      <w:r w:rsidRPr="007F4BB6">
        <w:rPr>
          <w:rFonts w:ascii="Times New Roman" w:hAnsi="Times New Roman" w:cs="Times New Roman"/>
        </w:rPr>
        <w:t>み</w:t>
      </w:r>
      <w:r w:rsidR="00F8729D" w:rsidRPr="007F4BB6">
        <w:rPr>
          <w:rFonts w:ascii="Times New Roman" w:hAnsi="Times New Roman" w:cs="Times New Roman"/>
        </w:rPr>
        <w:t>て</w:t>
      </w:r>
      <w:r w:rsidR="00DA2289" w:rsidRPr="007F4BB6">
        <w:rPr>
          <w:rFonts w:ascii="Times New Roman" w:hAnsi="Times New Roman" w:cs="Times New Roman"/>
        </w:rPr>
        <w:t>、</w:t>
      </w: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くみたて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組み立て</w:t>
            </w:r>
          </w:rubyBase>
        </w:ruby>
      </w:r>
      <w:r w:rsidR="00742402" w:rsidRPr="007F4BB6">
        <w:rPr>
          <w:rFonts w:ascii="Times New Roman" w:hAnsi="Times New Roman" w:cs="Times New Roman"/>
        </w:rPr>
        <w:t>ます〇。</w:t>
      </w:r>
      <w:r w:rsidR="00570A9D">
        <w:rPr>
          <w:rFonts w:ascii="Times New Roman" w:hAnsi="Times New Roman" w:cs="Times New Roman"/>
        </w:rPr>
        <w:br/>
      </w:r>
      <w:r w:rsidR="00742402" w:rsidRPr="007F4BB6">
        <w:rPr>
          <w:rFonts w:ascii="Times New Roman" w:hAnsi="Times New Roman" w:cs="Times New Roman"/>
        </w:rPr>
        <w:t xml:space="preserve">Saat </w:t>
      </w:r>
      <w:del w:id="29" w:author="qwe0579" w:date="2024-10-31T16:18:00Z" w16du:dateUtc="2024-10-31T07:18:00Z">
        <w:r w:rsidR="003420AB" w:rsidRPr="007F4BB6" w:rsidDel="00CE0A92">
          <w:rPr>
            <w:rFonts w:ascii="Times New Roman" w:hAnsi="Times New Roman" w:cs="Times New Roman"/>
          </w:rPr>
          <w:delText>membuat</w:delText>
        </w:r>
        <w:r w:rsidR="00742402" w:rsidRPr="007F4BB6" w:rsidDel="00CE0A92">
          <w:rPr>
            <w:rFonts w:ascii="Times New Roman" w:hAnsi="Times New Roman" w:cs="Times New Roman"/>
          </w:rPr>
          <w:delText xml:space="preserve"> </w:delText>
        </w:r>
      </w:del>
      <w:proofErr w:type="spellStart"/>
      <w:ins w:id="30" w:author="qwe0579" w:date="2024-10-31T16:18:00Z" w16du:dateUtc="2024-10-31T07:18:00Z">
        <w:r w:rsidR="00CE0A92">
          <w:rPr>
            <w:rFonts w:ascii="Times New Roman" w:hAnsi="Times New Roman" w:cs="Times New Roman" w:hint="eastAsia"/>
          </w:rPr>
          <w:t>merakit</w:t>
        </w:r>
        <w:proofErr w:type="spellEnd"/>
        <w:r w:rsidR="00CE0A92" w:rsidRPr="007F4BB6">
          <w:rPr>
            <w:rFonts w:ascii="Times New Roman" w:hAnsi="Times New Roman" w:cs="Times New Roman"/>
          </w:rPr>
          <w:t xml:space="preserve"> </w:t>
        </w:r>
      </w:ins>
      <w:proofErr w:type="spellStart"/>
      <w:r w:rsidR="00742402" w:rsidRPr="007F4BB6">
        <w:rPr>
          <w:rFonts w:ascii="Times New Roman" w:hAnsi="Times New Roman" w:cs="Times New Roman"/>
        </w:rPr>
        <w:t>dinding</w:t>
      </w:r>
      <w:proofErr w:type="spellEnd"/>
      <w:r w:rsidR="00742402" w:rsidRPr="007F4BB6">
        <w:rPr>
          <w:rFonts w:ascii="Times New Roman" w:hAnsi="Times New Roman" w:cs="Times New Roman"/>
        </w:rPr>
        <w:t>,</w:t>
      </w:r>
      <w:r w:rsidR="003420AB" w:rsidRPr="007F4BB6">
        <w:rPr>
          <w:rFonts w:ascii="Times New Roman" w:hAnsi="Times New Roman" w:cs="Times New Roman"/>
        </w:rPr>
        <w:t xml:space="preserve"> </w:t>
      </w:r>
      <w:proofErr w:type="spellStart"/>
      <w:r w:rsidR="003420AB" w:rsidRPr="007F4BB6">
        <w:rPr>
          <w:rFonts w:ascii="Times New Roman" w:hAnsi="Times New Roman" w:cs="Times New Roman"/>
        </w:rPr>
        <w:t>lihat</w:t>
      </w:r>
      <w:proofErr w:type="spellEnd"/>
      <w:r w:rsidR="003420AB" w:rsidRPr="007F4BB6">
        <w:rPr>
          <w:rFonts w:ascii="Times New Roman" w:hAnsi="Times New Roman" w:cs="Times New Roman"/>
        </w:rPr>
        <w:t xml:space="preserve"> </w:t>
      </w:r>
      <w:proofErr w:type="spellStart"/>
      <w:r w:rsidR="003420AB" w:rsidRPr="007F4BB6">
        <w:rPr>
          <w:rFonts w:ascii="Times New Roman" w:hAnsi="Times New Roman" w:cs="Times New Roman"/>
        </w:rPr>
        <w:t>kelurusan</w:t>
      </w:r>
      <w:proofErr w:type="spellEnd"/>
      <w:ins w:id="31" w:author="qwe0579" w:date="2024-10-31T16:18:00Z" w16du:dateUtc="2024-10-31T07:18:00Z">
        <w:r w:rsidR="00AD1223">
          <w:rPr>
            <w:rFonts w:ascii="Times New Roman" w:hAnsi="Times New Roman" w:cs="Times New Roman" w:hint="eastAsia"/>
          </w:rPr>
          <w:t xml:space="preserve"> horizontal</w:t>
        </w:r>
      </w:ins>
      <w:r w:rsidR="003420AB" w:rsidRPr="007F4BB6">
        <w:rPr>
          <w:rFonts w:ascii="Times New Roman" w:hAnsi="Times New Roman" w:cs="Times New Roman"/>
        </w:rPr>
        <w:t xml:space="preserve"> </w:t>
      </w:r>
      <w:proofErr w:type="spellStart"/>
      <w:r w:rsidR="003420AB" w:rsidRPr="007F4BB6">
        <w:rPr>
          <w:rFonts w:ascii="Times New Roman" w:hAnsi="Times New Roman" w:cs="Times New Roman"/>
        </w:rPr>
        <w:t>dengan</w:t>
      </w:r>
      <w:proofErr w:type="spellEnd"/>
      <w:r w:rsidR="003420AB" w:rsidRPr="007F4BB6">
        <w:rPr>
          <w:rFonts w:ascii="Times New Roman" w:hAnsi="Times New Roman" w:cs="Times New Roman"/>
        </w:rPr>
        <w:t xml:space="preserve"> </w:t>
      </w:r>
      <w:proofErr w:type="spellStart"/>
      <w:r w:rsidR="003420AB" w:rsidRPr="007F4BB6">
        <w:rPr>
          <w:rFonts w:ascii="Times New Roman" w:hAnsi="Times New Roman" w:cs="Times New Roman"/>
        </w:rPr>
        <w:t>menggunakan</w:t>
      </w:r>
      <w:proofErr w:type="spellEnd"/>
      <w:r w:rsidR="003420AB" w:rsidRPr="007F4BB6">
        <w:rPr>
          <w:rFonts w:ascii="Times New Roman" w:hAnsi="Times New Roman" w:cs="Times New Roman"/>
        </w:rPr>
        <w:t xml:space="preserve"> </w:t>
      </w:r>
      <w:proofErr w:type="spellStart"/>
      <w:r w:rsidR="003420AB" w:rsidRPr="007F4BB6">
        <w:rPr>
          <w:rFonts w:ascii="Times New Roman" w:hAnsi="Times New Roman" w:cs="Times New Roman"/>
        </w:rPr>
        <w:t>bandul</w:t>
      </w:r>
      <w:proofErr w:type="spellEnd"/>
      <w:r w:rsidR="003420AB" w:rsidRPr="007F4BB6">
        <w:rPr>
          <w:rFonts w:ascii="Times New Roman" w:hAnsi="Times New Roman" w:cs="Times New Roman"/>
        </w:rPr>
        <w:t xml:space="preserve"> (90°)</w:t>
      </w:r>
      <w:ins w:id="32" w:author="qwe0579" w:date="2024-10-31T16:18:00Z" w16du:dateUtc="2024-10-31T07:18:00Z">
        <w:r w:rsidR="00CE0A92">
          <w:rPr>
            <w:rFonts w:ascii="Times New Roman" w:hAnsi="Times New Roman" w:cs="Times New Roman" w:hint="eastAsia"/>
          </w:rPr>
          <w:t>,</w:t>
        </w:r>
      </w:ins>
    </w:p>
    <w:p w14:paraId="34A6B8DC" w14:textId="145BC058" w:rsidR="00F8729D" w:rsidRPr="007F4BB6" w:rsidRDefault="00FC4B71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かたわくこうじ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型枠工事</w:t>
            </w:r>
          </w:rubyBase>
        </w:ruby>
      </w:r>
      <w:r w:rsidR="00276F04" w:rsidRPr="007F4BB6">
        <w:rPr>
          <w:rFonts w:ascii="Times New Roman" w:hAnsi="Times New Roman" w:cs="Times New Roman"/>
        </w:rPr>
        <w:t xml:space="preserve">では　</w:t>
      </w:r>
      <w:r w:rsidR="00276F04" w:rsidRPr="007F4BB6">
        <w:rPr>
          <w:rFonts w:ascii="Times New Roman" w:hAnsi="Times New Roman" w:cs="Times New Roman"/>
        </w:rPr>
        <w:fldChar w:fldCharType="begin"/>
      </w:r>
      <w:r w:rsidR="00276F04" w:rsidRPr="007F4BB6">
        <w:rPr>
          <w:rFonts w:ascii="Times New Roman" w:hAnsi="Times New Roman" w:cs="Times New Roman"/>
        </w:rPr>
        <w:instrText>EQ \* jc2 \* "Font:</w:instrText>
      </w:r>
      <w:r w:rsidR="00276F04" w:rsidRPr="007F4BB6">
        <w:rPr>
          <w:rFonts w:ascii="Times New Roman" w:hAnsi="Times New Roman" w:cs="Times New Roman"/>
        </w:rPr>
        <w:instrText>游明朝</w:instrText>
      </w:r>
      <w:r w:rsidR="00276F04" w:rsidRPr="007F4BB6">
        <w:rPr>
          <w:rFonts w:ascii="Times New Roman" w:hAnsi="Times New Roman" w:cs="Times New Roman"/>
        </w:rPr>
        <w:instrText>" \* hps12 \o\ad(\s\up 11(</w:instrText>
      </w:r>
      <w:r w:rsidR="00276F04" w:rsidRPr="007F4BB6">
        <w:rPr>
          <w:rFonts w:ascii="Times New Roman" w:eastAsia="游明朝" w:hAnsi="Times New Roman" w:cs="Times New Roman"/>
          <w:sz w:val="12"/>
        </w:rPr>
        <w:instrText>かたわく</w:instrText>
      </w:r>
      <w:r w:rsidR="00276F04" w:rsidRPr="007F4BB6">
        <w:rPr>
          <w:rFonts w:ascii="Times New Roman" w:hAnsi="Times New Roman" w:cs="Times New Roman"/>
        </w:rPr>
        <w:instrText>),</w:instrText>
      </w:r>
      <w:r w:rsidR="00276F04" w:rsidRPr="007F4BB6">
        <w:rPr>
          <w:rFonts w:ascii="Times New Roman" w:hAnsi="Times New Roman" w:cs="Times New Roman"/>
        </w:rPr>
        <w:instrText>型枠</w:instrText>
      </w:r>
      <w:r w:rsidR="00276F04" w:rsidRPr="007F4BB6">
        <w:rPr>
          <w:rFonts w:ascii="Times New Roman" w:hAnsi="Times New Roman" w:cs="Times New Roman"/>
        </w:rPr>
        <w:instrText>)</w:instrText>
      </w:r>
      <w:r w:rsidR="00276F04" w:rsidRPr="007F4BB6">
        <w:rPr>
          <w:rFonts w:ascii="Times New Roman" w:hAnsi="Times New Roman" w:cs="Times New Roman"/>
        </w:rPr>
        <w:fldChar w:fldCharType="end"/>
      </w:r>
      <w:r w:rsidR="00276F04" w:rsidRPr="007F4BB6">
        <w:rPr>
          <w:rFonts w:ascii="Times New Roman" w:hAnsi="Times New Roman" w:cs="Times New Roman"/>
        </w:rPr>
        <w:t>を</w:t>
      </w:r>
      <w:r w:rsidR="00276F04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76F04" w:rsidRPr="007F4BB6">
              <w:rPr>
                <w:rFonts w:ascii="Times New Roman" w:eastAsia="游明朝" w:hAnsi="Times New Roman" w:cs="Times New Roman"/>
                <w:sz w:val="12"/>
              </w:rPr>
              <w:t>あしば</w:t>
            </w:r>
          </w:rt>
          <w:rubyBase>
            <w:r w:rsidR="00276F04" w:rsidRPr="007F4BB6">
              <w:rPr>
                <w:rFonts w:ascii="Times New Roman" w:hAnsi="Times New Roman" w:cs="Times New Roman"/>
              </w:rPr>
              <w:t>足場</w:t>
            </w:r>
          </w:rubyBase>
        </w:ruby>
      </w:r>
      <w:r w:rsidR="00DA2289" w:rsidRPr="007F4BB6">
        <w:rPr>
          <w:rFonts w:ascii="Times New Roman" w:hAnsi="Times New Roman" w:cs="Times New Roman"/>
        </w:rPr>
        <w:t xml:space="preserve">に　</w:t>
      </w: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こてい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固定</w:t>
            </w:r>
          </w:rubyBase>
        </w:ruby>
      </w:r>
      <w:r w:rsidR="00DA2289" w:rsidRPr="007F4BB6">
        <w:rPr>
          <w:rFonts w:ascii="Times New Roman" w:hAnsi="Times New Roman" w:cs="Times New Roman"/>
        </w:rPr>
        <w:t>します。</w:t>
      </w:r>
      <w:r w:rsidR="00570A9D">
        <w:rPr>
          <w:rFonts w:ascii="Times New Roman" w:hAnsi="Times New Roman" w:cs="Times New Roman"/>
        </w:rPr>
        <w:br/>
      </w:r>
      <w:r w:rsidR="00C516CF" w:rsidRPr="007F4BB6">
        <w:rPr>
          <w:rFonts w:ascii="Times New Roman" w:hAnsi="Times New Roman" w:cs="Times New Roman"/>
        </w:rPr>
        <w:t xml:space="preserve">Pada </w:t>
      </w:r>
      <w:proofErr w:type="spellStart"/>
      <w:r w:rsidR="003155FA" w:rsidRPr="007F4BB6">
        <w:rPr>
          <w:rFonts w:ascii="Times New Roman" w:hAnsi="Times New Roman" w:cs="Times New Roman"/>
        </w:rPr>
        <w:t>pengerjaan</w:t>
      </w:r>
      <w:proofErr w:type="spellEnd"/>
      <w:r w:rsidR="00276F04" w:rsidRPr="007F4BB6">
        <w:rPr>
          <w:rFonts w:ascii="Times New Roman" w:hAnsi="Times New Roman" w:cs="Times New Roman"/>
        </w:rPr>
        <w:t xml:space="preserve"> </w:t>
      </w:r>
      <w:proofErr w:type="spellStart"/>
      <w:r w:rsidR="00276F04" w:rsidRPr="007F4BB6">
        <w:rPr>
          <w:rFonts w:ascii="Times New Roman" w:hAnsi="Times New Roman" w:cs="Times New Roman"/>
        </w:rPr>
        <w:t>konstruksi</w:t>
      </w:r>
      <w:proofErr w:type="spellEnd"/>
      <w:r w:rsidR="00276F04" w:rsidRPr="007F4BB6">
        <w:rPr>
          <w:rFonts w:ascii="Times New Roman" w:hAnsi="Times New Roman" w:cs="Times New Roman"/>
        </w:rPr>
        <w:t xml:space="preserve">, </w:t>
      </w:r>
      <w:proofErr w:type="spellStart"/>
      <w:r w:rsidR="00276F04" w:rsidRPr="007F4BB6">
        <w:rPr>
          <w:rFonts w:ascii="Times New Roman" w:hAnsi="Times New Roman" w:cs="Times New Roman"/>
        </w:rPr>
        <w:t>kerangka</w:t>
      </w:r>
      <w:proofErr w:type="spellEnd"/>
      <w:r w:rsidR="00276F04" w:rsidRPr="007F4BB6">
        <w:rPr>
          <w:rFonts w:ascii="Times New Roman" w:hAnsi="Times New Roman" w:cs="Times New Roman"/>
        </w:rPr>
        <w:t xml:space="preserve"> </w:t>
      </w:r>
      <w:proofErr w:type="spellStart"/>
      <w:r w:rsidR="00276F04" w:rsidRPr="007F4BB6">
        <w:rPr>
          <w:rFonts w:ascii="Times New Roman" w:hAnsi="Times New Roman" w:cs="Times New Roman"/>
        </w:rPr>
        <w:t>bangunan</w:t>
      </w:r>
      <w:proofErr w:type="spellEnd"/>
      <w:r w:rsidR="00276F04" w:rsidRPr="007F4BB6">
        <w:rPr>
          <w:rFonts w:ascii="Times New Roman" w:hAnsi="Times New Roman" w:cs="Times New Roman"/>
        </w:rPr>
        <w:t xml:space="preserve"> di </w:t>
      </w:r>
      <w:proofErr w:type="spellStart"/>
      <w:r w:rsidR="00276F04" w:rsidRPr="007F4BB6">
        <w:rPr>
          <w:rFonts w:ascii="Times New Roman" w:hAnsi="Times New Roman" w:cs="Times New Roman"/>
        </w:rPr>
        <w:t>patenkan</w:t>
      </w:r>
      <w:proofErr w:type="spellEnd"/>
      <w:r w:rsidR="00276F04" w:rsidRPr="007F4BB6">
        <w:rPr>
          <w:rFonts w:ascii="Times New Roman" w:hAnsi="Times New Roman" w:cs="Times New Roman"/>
        </w:rPr>
        <w:t xml:space="preserve"> pada </w:t>
      </w:r>
      <w:proofErr w:type="spellStart"/>
      <w:r w:rsidR="00276F04" w:rsidRPr="007F4BB6">
        <w:rPr>
          <w:rFonts w:ascii="Times New Roman" w:hAnsi="Times New Roman" w:cs="Times New Roman"/>
        </w:rPr>
        <w:t>perancah</w:t>
      </w:r>
      <w:proofErr w:type="spellEnd"/>
      <w:ins w:id="33" w:author="qwe0579" w:date="2024-10-31T16:18:00Z" w16du:dateUtc="2024-10-31T07:18:00Z">
        <w:r w:rsidR="00183C14">
          <w:rPr>
            <w:rFonts w:ascii="Times New Roman" w:hAnsi="Times New Roman" w:cs="Times New Roman" w:hint="eastAsia"/>
          </w:rPr>
          <w:t>.</w:t>
        </w:r>
      </w:ins>
    </w:p>
    <w:p w14:paraId="7B0EA38A" w14:textId="1DD6700C" w:rsidR="00F8729D" w:rsidRPr="007F4BB6" w:rsidRDefault="00FC4B71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かたわくのかいたい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型枠の解体</w:t>
            </w:r>
          </w:rubyBase>
        </w:ruby>
      </w:r>
      <w:r w:rsidR="00001A8A" w:rsidRPr="007F4BB6">
        <w:rPr>
          <w:rFonts w:ascii="Times New Roman" w:hAnsi="Times New Roman" w:cs="Times New Roman"/>
        </w:rPr>
        <w:t>で</w:t>
      </w:r>
      <w:r w:rsidR="00DA2289" w:rsidRPr="007F4BB6">
        <w:rPr>
          <w:rFonts w:ascii="Times New Roman" w:hAnsi="Times New Roman" w:cs="Times New Roman"/>
        </w:rPr>
        <w:t xml:space="preserve">　</w:t>
      </w:r>
      <w:r w:rsidR="00001A8A" w:rsidRPr="007F4BB6">
        <w:rPr>
          <w:rFonts w:ascii="Times New Roman" w:hAnsi="Times New Roman" w:cs="Times New Roman"/>
        </w:rPr>
        <w:t>コンクリート</w:t>
      </w: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めん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面</w:t>
            </w:r>
          </w:rubyBase>
        </w:ruby>
      </w:r>
      <w:r w:rsidR="00001A8A" w:rsidRPr="007F4BB6">
        <w:rPr>
          <w:rFonts w:ascii="Times New Roman" w:hAnsi="Times New Roman" w:cs="Times New Roman"/>
        </w:rPr>
        <w:t>を</w:t>
      </w: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きず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傷</w:t>
            </w:r>
          </w:rubyBase>
        </w:ruby>
      </w:r>
      <w:r w:rsidR="00001A8A" w:rsidRPr="007F4BB6">
        <w:rPr>
          <w:rFonts w:ascii="Times New Roman" w:hAnsi="Times New Roman" w:cs="Times New Roman"/>
        </w:rPr>
        <w:t>つけてもよいです</w:t>
      </w:r>
      <w:r w:rsidR="00DA2289" w:rsidRPr="007F4BB6">
        <w:rPr>
          <w:rFonts w:ascii="Times New Roman" w:hAnsi="Times New Roman" w:cs="Times New Roman"/>
        </w:rPr>
        <w:t>X</w:t>
      </w:r>
      <w:r w:rsidR="00001A8A" w:rsidRPr="007F4BB6">
        <w:rPr>
          <w:rFonts w:ascii="Times New Roman" w:hAnsi="Times New Roman" w:cs="Times New Roman"/>
        </w:rPr>
        <w:t>。</w:t>
      </w:r>
      <w:r w:rsidR="00570A9D">
        <w:rPr>
          <w:rFonts w:ascii="Times New Roman" w:hAnsi="Times New Roman" w:cs="Times New Roman"/>
        </w:rPr>
        <w:br/>
      </w:r>
      <w:del w:id="34" w:author="qwe0579" w:date="2024-10-31T16:18:00Z" w16du:dateUtc="2024-10-31T07:18:00Z">
        <w:r w:rsidR="003155FA" w:rsidRPr="007F4BB6" w:rsidDel="00446552">
          <w:rPr>
            <w:rFonts w:ascii="Times New Roman" w:hAnsi="Times New Roman" w:cs="Times New Roman"/>
          </w:rPr>
          <w:delText>p</w:delText>
        </w:r>
      </w:del>
      <w:ins w:id="35" w:author="qwe0579" w:date="2024-10-31T16:18:00Z" w16du:dateUtc="2024-10-31T07:18:00Z">
        <w:r w:rsidR="00446552">
          <w:rPr>
            <w:rFonts w:ascii="Times New Roman" w:hAnsi="Times New Roman" w:cs="Times New Roman" w:hint="eastAsia"/>
          </w:rPr>
          <w:t>P</w:t>
        </w:r>
      </w:ins>
      <w:r w:rsidR="003155FA" w:rsidRPr="007F4BB6">
        <w:rPr>
          <w:rFonts w:ascii="Times New Roman" w:hAnsi="Times New Roman" w:cs="Times New Roman"/>
        </w:rPr>
        <w:t xml:space="preserve">ada </w:t>
      </w:r>
      <w:proofErr w:type="spellStart"/>
      <w:r w:rsidR="003155FA" w:rsidRPr="007F4BB6">
        <w:rPr>
          <w:rFonts w:ascii="Times New Roman" w:hAnsi="Times New Roman" w:cs="Times New Roman"/>
        </w:rPr>
        <w:t>saat</w:t>
      </w:r>
      <w:proofErr w:type="spellEnd"/>
      <w:r w:rsidR="003155FA" w:rsidRPr="007F4BB6">
        <w:rPr>
          <w:rFonts w:ascii="Times New Roman" w:hAnsi="Times New Roman" w:cs="Times New Roman"/>
        </w:rPr>
        <w:t xml:space="preserve"> </w:t>
      </w:r>
      <w:proofErr w:type="spellStart"/>
      <w:r w:rsidR="003155FA" w:rsidRPr="007F4BB6">
        <w:rPr>
          <w:rFonts w:ascii="Times New Roman" w:hAnsi="Times New Roman" w:cs="Times New Roman"/>
        </w:rPr>
        <w:t>pembongkaran</w:t>
      </w:r>
      <w:proofErr w:type="spellEnd"/>
      <w:r w:rsidR="003155FA" w:rsidRPr="007F4BB6">
        <w:rPr>
          <w:rFonts w:ascii="Times New Roman" w:hAnsi="Times New Roman" w:cs="Times New Roman"/>
        </w:rPr>
        <w:t xml:space="preserve"> </w:t>
      </w:r>
      <w:proofErr w:type="spellStart"/>
      <w:r w:rsidR="003155FA" w:rsidRPr="007F4BB6">
        <w:rPr>
          <w:rFonts w:ascii="Times New Roman" w:hAnsi="Times New Roman" w:cs="Times New Roman"/>
        </w:rPr>
        <w:t>kerangka</w:t>
      </w:r>
      <w:proofErr w:type="spellEnd"/>
      <w:r w:rsidR="003155FA" w:rsidRPr="007F4BB6">
        <w:rPr>
          <w:rFonts w:ascii="Times New Roman" w:hAnsi="Times New Roman" w:cs="Times New Roman"/>
        </w:rPr>
        <w:t xml:space="preserve">, </w:t>
      </w:r>
      <w:proofErr w:type="spellStart"/>
      <w:r w:rsidR="003155FA" w:rsidRPr="007F4BB6">
        <w:rPr>
          <w:rFonts w:ascii="Times New Roman" w:hAnsi="Times New Roman" w:cs="Times New Roman"/>
        </w:rPr>
        <w:t>dinding</w:t>
      </w:r>
      <w:proofErr w:type="spellEnd"/>
      <w:r w:rsidR="003155FA" w:rsidRPr="007F4BB6">
        <w:rPr>
          <w:rFonts w:ascii="Times New Roman" w:hAnsi="Times New Roman" w:cs="Times New Roman"/>
        </w:rPr>
        <w:t xml:space="preserve"> </w:t>
      </w:r>
      <w:del w:id="36" w:author="qwe0579" w:date="2024-10-31T16:19:00Z" w16du:dateUtc="2024-10-31T07:19:00Z">
        <w:r w:rsidR="003155FA" w:rsidRPr="007F4BB6" w:rsidDel="00241C49">
          <w:rPr>
            <w:rFonts w:ascii="Times New Roman" w:hAnsi="Times New Roman" w:cs="Times New Roman"/>
          </w:rPr>
          <w:delText xml:space="preserve">kongkrit </w:delText>
        </w:r>
      </w:del>
      <w:proofErr w:type="spellStart"/>
      <w:ins w:id="37" w:author="qwe0579" w:date="2024-10-31T16:19:00Z" w16du:dateUtc="2024-10-31T07:19:00Z">
        <w:r w:rsidR="00241C49">
          <w:rPr>
            <w:rFonts w:ascii="Times New Roman" w:hAnsi="Times New Roman" w:cs="Times New Roman" w:hint="eastAsia"/>
          </w:rPr>
          <w:t>beton</w:t>
        </w:r>
        <w:proofErr w:type="spellEnd"/>
        <w:r w:rsidR="00241C49" w:rsidRPr="007F4BB6">
          <w:rPr>
            <w:rFonts w:ascii="Times New Roman" w:hAnsi="Times New Roman" w:cs="Times New Roman"/>
          </w:rPr>
          <w:t xml:space="preserve"> </w:t>
        </w:r>
      </w:ins>
      <w:proofErr w:type="spellStart"/>
      <w:r w:rsidR="003155FA" w:rsidRPr="007F4BB6">
        <w:rPr>
          <w:rFonts w:ascii="Times New Roman" w:hAnsi="Times New Roman" w:cs="Times New Roman"/>
        </w:rPr>
        <w:t>tergores</w:t>
      </w:r>
      <w:proofErr w:type="spellEnd"/>
      <w:r w:rsidR="003155FA" w:rsidRPr="007F4BB6">
        <w:rPr>
          <w:rFonts w:ascii="Times New Roman" w:hAnsi="Times New Roman" w:cs="Times New Roman"/>
        </w:rPr>
        <w:t xml:space="preserve"> pun </w:t>
      </w:r>
      <w:proofErr w:type="spellStart"/>
      <w:r w:rsidR="003155FA" w:rsidRPr="007F4BB6">
        <w:rPr>
          <w:rFonts w:ascii="Times New Roman" w:hAnsi="Times New Roman" w:cs="Times New Roman"/>
        </w:rPr>
        <w:t>tidak</w:t>
      </w:r>
      <w:proofErr w:type="spellEnd"/>
      <w:r w:rsidR="003155FA" w:rsidRPr="007F4BB6">
        <w:rPr>
          <w:rFonts w:ascii="Times New Roman" w:hAnsi="Times New Roman" w:cs="Times New Roman"/>
        </w:rPr>
        <w:t xml:space="preserve"> </w:t>
      </w:r>
      <w:proofErr w:type="spellStart"/>
      <w:r w:rsidR="003155FA" w:rsidRPr="007F4BB6">
        <w:rPr>
          <w:rFonts w:ascii="Times New Roman" w:hAnsi="Times New Roman" w:cs="Times New Roman"/>
        </w:rPr>
        <w:t>apa</w:t>
      </w:r>
      <w:del w:id="38" w:author="qwe0579" w:date="2024-10-31T16:19:00Z" w16du:dateUtc="2024-10-31T07:19:00Z">
        <w:r w:rsidR="003155FA" w:rsidRPr="007F4BB6" w:rsidDel="00A32D1E">
          <w:rPr>
            <w:rFonts w:ascii="Times New Roman" w:hAnsi="Times New Roman" w:cs="Times New Roman"/>
          </w:rPr>
          <w:delText xml:space="preserve"> </w:delText>
        </w:r>
      </w:del>
      <w:r w:rsidR="003155FA" w:rsidRPr="007F4BB6">
        <w:rPr>
          <w:rFonts w:ascii="Times New Roman" w:hAnsi="Times New Roman" w:cs="Times New Roman"/>
        </w:rPr>
        <w:t>apa</w:t>
      </w:r>
      <w:proofErr w:type="spellEnd"/>
      <w:ins w:id="39" w:author="qwe0579" w:date="2024-10-31T16:19:00Z" w16du:dateUtc="2024-10-31T07:19:00Z">
        <w:r w:rsidR="00EB3848">
          <w:rPr>
            <w:rFonts w:ascii="Times New Roman" w:hAnsi="Times New Roman" w:cs="Times New Roman" w:hint="eastAsia"/>
          </w:rPr>
          <w:t>.</w:t>
        </w:r>
      </w:ins>
    </w:p>
    <w:p w14:paraId="7BA4DA3E" w14:textId="5741CABF" w:rsidR="00001A8A" w:rsidRPr="007F4BB6" w:rsidRDefault="00001A8A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コンクリートを</w:t>
      </w:r>
      <w:r w:rsidR="00FC4B71" w:rsidRPr="007F4BB6">
        <w:rPr>
          <w:rFonts w:ascii="Times New Roman" w:hAnsi="Times New Roman" w:cs="Times New Roman"/>
        </w:rPr>
        <w:fldChar w:fldCharType="begin"/>
      </w:r>
      <w:r w:rsidR="00FC4B71" w:rsidRPr="007F4BB6">
        <w:rPr>
          <w:rFonts w:ascii="Times New Roman" w:hAnsi="Times New Roman" w:cs="Times New Roman"/>
        </w:rPr>
        <w:instrText>EQ \* jc2 \* "Font:</w:instrText>
      </w:r>
      <w:r w:rsidR="00FC4B71" w:rsidRPr="007F4BB6">
        <w:rPr>
          <w:rFonts w:ascii="Times New Roman" w:hAnsi="Times New Roman" w:cs="Times New Roman"/>
        </w:rPr>
        <w:instrText>游明朝</w:instrText>
      </w:r>
      <w:r w:rsidR="00FC4B71" w:rsidRPr="007F4BB6">
        <w:rPr>
          <w:rFonts w:ascii="Times New Roman" w:hAnsi="Times New Roman" w:cs="Times New Roman"/>
        </w:rPr>
        <w:instrText>" \* hps12 \o\ad(\s\up 11(</w:instrText>
      </w:r>
      <w:r w:rsidR="00FC4B71" w:rsidRPr="007F4BB6">
        <w:rPr>
          <w:rFonts w:ascii="Times New Roman" w:eastAsia="游明朝" w:hAnsi="Times New Roman" w:cs="Times New Roman"/>
          <w:sz w:val="12"/>
        </w:rPr>
        <w:instrText>うつとき</w:instrText>
      </w:r>
      <w:r w:rsidR="00FC4B71" w:rsidRPr="007F4BB6">
        <w:rPr>
          <w:rFonts w:ascii="Times New Roman" w:hAnsi="Times New Roman" w:cs="Times New Roman"/>
        </w:rPr>
        <w:instrText>),</w:instrText>
      </w:r>
      <w:r w:rsidR="00FC4B71" w:rsidRPr="007F4BB6">
        <w:rPr>
          <w:rFonts w:ascii="Times New Roman" w:hAnsi="Times New Roman" w:cs="Times New Roman"/>
        </w:rPr>
        <w:instrText>打つ時</w:instrText>
      </w:r>
      <w:r w:rsidR="00FC4B71" w:rsidRPr="007F4BB6">
        <w:rPr>
          <w:rFonts w:ascii="Times New Roman" w:hAnsi="Times New Roman" w:cs="Times New Roman"/>
        </w:rPr>
        <w:instrText>)</w:instrText>
      </w:r>
      <w:r w:rsidR="00FC4B71" w:rsidRPr="007F4BB6">
        <w:rPr>
          <w:rFonts w:ascii="Times New Roman" w:hAnsi="Times New Roman" w:cs="Times New Roman"/>
        </w:rPr>
        <w:fldChar w:fldCharType="end"/>
      </w:r>
      <w:r w:rsidRPr="007F4BB6">
        <w:rPr>
          <w:rFonts w:ascii="Times New Roman" w:hAnsi="Times New Roman" w:cs="Times New Roman"/>
        </w:rPr>
        <w:t>は</w:t>
      </w:r>
      <w:r w:rsidR="00B33242" w:rsidRPr="007F4BB6">
        <w:rPr>
          <w:rFonts w:ascii="Times New Roman" w:hAnsi="Times New Roman" w:cs="Times New Roman"/>
        </w:rPr>
        <w:t xml:space="preserve">　</w:t>
      </w:r>
      <w:r w:rsidR="002E00D0" w:rsidRPr="007F4BB6">
        <w:rPr>
          <w:rFonts w:ascii="Times New Roman" w:hAnsi="Times New Roman" w:cs="Times New Roman"/>
        </w:rPr>
        <w:t>バイブレータを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てっきん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鉄筋</w:t>
            </w:r>
          </w:rubyBase>
        </w:ruby>
      </w:r>
      <w:r w:rsidR="002E00D0" w:rsidRPr="007F4BB6">
        <w:rPr>
          <w:rFonts w:ascii="Times New Roman" w:hAnsi="Times New Roman" w:cs="Times New Roman"/>
        </w:rPr>
        <w:t>に</w:t>
      </w:r>
      <w:r w:rsidR="00B33242" w:rsidRPr="007F4BB6">
        <w:rPr>
          <w:rFonts w:ascii="Times New Roman" w:hAnsi="Times New Roman" w:cs="Times New Roman"/>
        </w:rPr>
        <w:t xml:space="preserve">　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あ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当</w:t>
            </w:r>
          </w:rubyBase>
        </w:ruby>
      </w:r>
      <w:r w:rsidR="002E00D0" w:rsidRPr="007F4BB6">
        <w:rPr>
          <w:rFonts w:ascii="Times New Roman" w:hAnsi="Times New Roman" w:cs="Times New Roman"/>
        </w:rPr>
        <w:t>てます。</w:t>
      </w:r>
      <w:r w:rsidR="002E00D0" w:rsidRPr="007F4BB6">
        <w:rPr>
          <w:rFonts w:ascii="Times New Roman" w:hAnsi="Times New Roman" w:cs="Times New Roman"/>
        </w:rPr>
        <w:t>X</w:t>
      </w:r>
      <w:r w:rsidR="000D22E6">
        <w:rPr>
          <w:rFonts w:ascii="Times New Roman" w:hAnsi="Times New Roman" w:cs="Times New Roman"/>
        </w:rPr>
        <w:br/>
      </w:r>
      <w:del w:id="40" w:author="qwe0579" w:date="2024-10-31T16:19:00Z" w16du:dateUtc="2024-10-31T07:19:00Z">
        <w:r w:rsidR="003155FA" w:rsidRPr="007F4BB6" w:rsidDel="000D22E6">
          <w:rPr>
            <w:rFonts w:ascii="Times New Roman" w:hAnsi="Times New Roman" w:cs="Times New Roman"/>
          </w:rPr>
          <w:delText>p</w:delText>
        </w:r>
      </w:del>
      <w:ins w:id="41" w:author="qwe0579" w:date="2024-10-31T16:19:00Z" w16du:dateUtc="2024-10-31T07:19:00Z">
        <w:r w:rsidR="000D22E6">
          <w:rPr>
            <w:rFonts w:ascii="Times New Roman" w:hAnsi="Times New Roman" w:cs="Times New Roman" w:hint="eastAsia"/>
          </w:rPr>
          <w:t>P</w:t>
        </w:r>
      </w:ins>
      <w:r w:rsidR="003155FA" w:rsidRPr="007F4BB6">
        <w:rPr>
          <w:rFonts w:ascii="Times New Roman" w:hAnsi="Times New Roman" w:cs="Times New Roman"/>
        </w:rPr>
        <w:t>ada s</w:t>
      </w:r>
      <w:proofErr w:type="spellStart"/>
      <w:r w:rsidR="003155FA" w:rsidRPr="007F4BB6">
        <w:rPr>
          <w:rFonts w:ascii="Times New Roman" w:hAnsi="Times New Roman" w:cs="Times New Roman"/>
        </w:rPr>
        <w:t>aat</w:t>
      </w:r>
      <w:proofErr w:type="spellEnd"/>
      <w:r w:rsidR="003155FA" w:rsidRPr="007F4BB6">
        <w:rPr>
          <w:rFonts w:ascii="Times New Roman" w:hAnsi="Times New Roman" w:cs="Times New Roman"/>
        </w:rPr>
        <w:t xml:space="preserve"> </w:t>
      </w:r>
      <w:proofErr w:type="spellStart"/>
      <w:r w:rsidR="00BE3987" w:rsidRPr="007F4BB6">
        <w:rPr>
          <w:rFonts w:ascii="Times New Roman" w:hAnsi="Times New Roman" w:cs="Times New Roman"/>
        </w:rPr>
        <w:t>memadatkan</w:t>
      </w:r>
      <w:proofErr w:type="spellEnd"/>
      <w:r w:rsidR="00BE3987" w:rsidRPr="007F4BB6">
        <w:rPr>
          <w:rFonts w:ascii="Times New Roman" w:hAnsi="Times New Roman" w:cs="Times New Roman"/>
        </w:rPr>
        <w:t xml:space="preserve"> </w:t>
      </w:r>
      <w:del w:id="42" w:author="qwe0579" w:date="2024-10-31T16:19:00Z" w16du:dateUtc="2024-10-31T07:19:00Z">
        <w:r w:rsidR="00BE3987" w:rsidRPr="007F4BB6" w:rsidDel="000D22E6">
          <w:rPr>
            <w:rFonts w:ascii="Times New Roman" w:hAnsi="Times New Roman" w:cs="Times New Roman"/>
          </w:rPr>
          <w:delText>coran semen</w:delText>
        </w:r>
      </w:del>
      <w:proofErr w:type="spellStart"/>
      <w:ins w:id="43" w:author="qwe0579" w:date="2024-10-31T16:19:00Z" w16du:dateUtc="2024-10-31T07:19:00Z">
        <w:r w:rsidR="000D22E6">
          <w:rPr>
            <w:rFonts w:ascii="Times New Roman" w:hAnsi="Times New Roman" w:cs="Times New Roman" w:hint="eastAsia"/>
          </w:rPr>
          <w:t>beton</w:t>
        </w:r>
      </w:ins>
      <w:proofErr w:type="spellEnd"/>
      <w:r w:rsidR="00BE3987" w:rsidRPr="007F4BB6">
        <w:rPr>
          <w:rFonts w:ascii="Times New Roman" w:hAnsi="Times New Roman" w:cs="Times New Roman"/>
        </w:rPr>
        <w:t xml:space="preserve">, vibrator </w:t>
      </w:r>
      <w:proofErr w:type="spellStart"/>
      <w:r w:rsidR="00BE3987" w:rsidRPr="007F4BB6">
        <w:rPr>
          <w:rFonts w:ascii="Times New Roman" w:hAnsi="Times New Roman" w:cs="Times New Roman"/>
        </w:rPr>
        <w:t>beton</w:t>
      </w:r>
      <w:proofErr w:type="spellEnd"/>
      <w:r w:rsidR="00BE3987" w:rsidRPr="007F4BB6">
        <w:rPr>
          <w:rFonts w:ascii="Times New Roman" w:hAnsi="Times New Roman" w:cs="Times New Roman"/>
        </w:rPr>
        <w:t xml:space="preserve"> </w:t>
      </w:r>
      <w:proofErr w:type="spellStart"/>
      <w:r w:rsidR="00BE3987" w:rsidRPr="007F4BB6">
        <w:rPr>
          <w:rFonts w:ascii="Times New Roman" w:hAnsi="Times New Roman" w:cs="Times New Roman"/>
        </w:rPr>
        <w:t>harus</w:t>
      </w:r>
      <w:proofErr w:type="spellEnd"/>
      <w:r w:rsidR="00BE3987" w:rsidRPr="007F4BB6">
        <w:rPr>
          <w:rFonts w:ascii="Times New Roman" w:hAnsi="Times New Roman" w:cs="Times New Roman"/>
        </w:rPr>
        <w:t xml:space="preserve"> </w:t>
      </w:r>
      <w:proofErr w:type="spellStart"/>
      <w:r w:rsidR="00BE3987" w:rsidRPr="007F4BB6">
        <w:rPr>
          <w:rFonts w:ascii="Times New Roman" w:hAnsi="Times New Roman" w:cs="Times New Roman"/>
        </w:rPr>
        <w:t>mengenai</w:t>
      </w:r>
      <w:proofErr w:type="spellEnd"/>
      <w:r w:rsidR="003155FA" w:rsidRPr="007F4BB6">
        <w:rPr>
          <w:rFonts w:ascii="Times New Roman" w:hAnsi="Times New Roman" w:cs="Times New Roman"/>
        </w:rPr>
        <w:t xml:space="preserve"> </w:t>
      </w:r>
      <w:del w:id="44" w:author="qwe0579" w:date="2024-10-31T16:13:00Z" w16du:dateUtc="2024-10-31T07:13:00Z">
        <w:r w:rsidR="00BE3987" w:rsidRPr="007F4BB6" w:rsidDel="008D4390">
          <w:rPr>
            <w:rFonts w:ascii="Times New Roman" w:hAnsi="Times New Roman" w:cs="Times New Roman"/>
          </w:rPr>
          <w:delText>ke</w:delText>
        </w:r>
        <w:r w:rsidR="003155FA" w:rsidRPr="007F4BB6" w:rsidDel="008D4390">
          <w:rPr>
            <w:rFonts w:ascii="Times New Roman" w:hAnsi="Times New Roman" w:cs="Times New Roman"/>
          </w:rPr>
          <w:delText xml:space="preserve">rangka </w:delText>
        </w:r>
      </w:del>
      <w:proofErr w:type="spellStart"/>
      <w:ins w:id="45" w:author="qwe0579" w:date="2024-10-31T16:13:00Z" w16du:dateUtc="2024-10-31T07:13:00Z">
        <w:r w:rsidR="008D4390" w:rsidRPr="007F4BB6">
          <w:rPr>
            <w:rFonts w:ascii="Times New Roman" w:hAnsi="Times New Roman" w:cs="Times New Roman"/>
          </w:rPr>
          <w:t>besi</w:t>
        </w:r>
        <w:proofErr w:type="spellEnd"/>
        <w:r w:rsidR="008D4390" w:rsidRPr="007F4BB6">
          <w:rPr>
            <w:rFonts w:ascii="Times New Roman" w:hAnsi="Times New Roman" w:cs="Times New Roman"/>
          </w:rPr>
          <w:t xml:space="preserve"> </w:t>
        </w:r>
        <w:proofErr w:type="spellStart"/>
        <w:r w:rsidR="008D4390" w:rsidRPr="007F4BB6">
          <w:rPr>
            <w:rFonts w:ascii="Times New Roman" w:hAnsi="Times New Roman" w:cs="Times New Roman"/>
          </w:rPr>
          <w:t>tulangan</w:t>
        </w:r>
        <w:proofErr w:type="spellEnd"/>
        <w:r w:rsidR="008D4390" w:rsidRPr="007F4BB6">
          <w:rPr>
            <w:rFonts w:ascii="Times New Roman" w:hAnsi="Times New Roman" w:cs="Times New Roman"/>
          </w:rPr>
          <w:t xml:space="preserve"> </w:t>
        </w:r>
      </w:ins>
      <w:proofErr w:type="spellStart"/>
      <w:r w:rsidR="003155FA" w:rsidRPr="007F4BB6">
        <w:rPr>
          <w:rFonts w:ascii="Times New Roman" w:hAnsi="Times New Roman" w:cs="Times New Roman"/>
        </w:rPr>
        <w:t>beton</w:t>
      </w:r>
      <w:proofErr w:type="spellEnd"/>
    </w:p>
    <w:p w14:paraId="7E557920" w14:textId="518A4968" w:rsidR="002E00D0" w:rsidRPr="007F4BB6" w:rsidRDefault="00FC4B71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かたわくよう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型枠用</w:t>
            </w:r>
          </w:rubyBase>
        </w:ruby>
      </w:r>
      <w:r w:rsidR="00B33242" w:rsidRPr="007F4BB6">
        <w:rPr>
          <w:rFonts w:ascii="Times New Roman" w:hAnsi="Times New Roman" w:cs="Times New Roman"/>
        </w:rPr>
        <w:t>サンギは</w:t>
      </w:r>
      <w:r w:rsidRPr="007F4BB6">
        <w:rPr>
          <w:rFonts w:ascii="Times New Roman" w:hAnsi="Times New Roman" w:cs="Times New Roman"/>
        </w:rPr>
        <w:fldChar w:fldCharType="begin"/>
      </w:r>
      <w:r w:rsidRPr="007F4BB6">
        <w:rPr>
          <w:rFonts w:ascii="Times New Roman" w:hAnsi="Times New Roman" w:cs="Times New Roman"/>
        </w:rPr>
        <w:instrText>EQ \* jc2 \* "Font:</w:instrText>
      </w:r>
      <w:r w:rsidRPr="007F4BB6">
        <w:rPr>
          <w:rFonts w:ascii="Times New Roman" w:hAnsi="Times New Roman" w:cs="Times New Roman"/>
        </w:rPr>
        <w:instrText>游明朝</w:instrText>
      </w:r>
      <w:r w:rsidRPr="007F4BB6">
        <w:rPr>
          <w:rFonts w:ascii="Times New Roman" w:hAnsi="Times New Roman" w:cs="Times New Roman"/>
        </w:rPr>
        <w:instrText>" \* hps12 \o\ad(\s\up 11(</w:instrText>
      </w:r>
      <w:r w:rsidRPr="007F4BB6">
        <w:rPr>
          <w:rFonts w:ascii="Times New Roman" w:eastAsia="游明朝" w:hAnsi="Times New Roman" w:cs="Times New Roman"/>
          <w:sz w:val="12"/>
        </w:rPr>
        <w:instrText>いっぱん</w:instrText>
      </w:r>
      <w:r w:rsidRPr="007F4BB6">
        <w:rPr>
          <w:rFonts w:ascii="Times New Roman" w:hAnsi="Times New Roman" w:cs="Times New Roman"/>
        </w:rPr>
        <w:instrText>),</w:instrText>
      </w:r>
      <w:r w:rsidRPr="007F4BB6">
        <w:rPr>
          <w:rFonts w:ascii="Times New Roman" w:hAnsi="Times New Roman" w:cs="Times New Roman"/>
        </w:rPr>
        <w:instrText>一般</w:instrText>
      </w:r>
      <w:r w:rsidRPr="007F4BB6">
        <w:rPr>
          <w:rFonts w:ascii="Times New Roman" w:hAnsi="Times New Roman" w:cs="Times New Roman"/>
        </w:rPr>
        <w:instrText>)</w:instrText>
      </w:r>
      <w:r w:rsidRPr="007F4BB6">
        <w:rPr>
          <w:rFonts w:ascii="Times New Roman" w:hAnsi="Times New Roman" w:cs="Times New Roman"/>
        </w:rPr>
        <w:fldChar w:fldCharType="end"/>
      </w:r>
      <w:r w:rsidR="00194C97" w:rsidRPr="007F4BB6">
        <w:rPr>
          <w:rFonts w:ascii="Times New Roman" w:hAnsi="Times New Roman" w:cs="Times New Roman"/>
        </w:rPr>
        <w:t>に</w:t>
      </w: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あつさ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厚さ</w:t>
            </w:r>
          </w:rubyBase>
        </w:ruby>
      </w:r>
      <w:r w:rsidR="00EC1F09" w:rsidRPr="007F4BB6">
        <w:rPr>
          <w:rFonts w:ascii="Times New Roman" w:hAnsi="Times New Roman" w:cs="Times New Roman"/>
        </w:rPr>
        <w:t>２４</w:t>
      </w:r>
      <w:r w:rsidR="00EC1F09" w:rsidRPr="007F4BB6">
        <w:rPr>
          <w:rFonts w:ascii="Times New Roman" w:hAnsi="Times New Roman" w:cs="Times New Roman"/>
        </w:rPr>
        <w:t>mm</w:t>
      </w:r>
      <w:r w:rsidR="00EC1F09" w:rsidRPr="007F4BB6">
        <w:rPr>
          <w:rFonts w:ascii="Times New Roman" w:hAnsi="Times New Roman" w:cs="Times New Roman"/>
        </w:rPr>
        <w:t>〜３０</w:t>
      </w:r>
      <w:r w:rsidR="00EC1F09" w:rsidRPr="007F4BB6">
        <w:rPr>
          <w:rFonts w:ascii="Times New Roman" w:hAnsi="Times New Roman" w:cs="Times New Roman"/>
        </w:rPr>
        <w:t>mm</w:t>
      </w:r>
      <w:r w:rsidR="003C3F77" w:rsidRPr="007F4BB6">
        <w:rPr>
          <w:rFonts w:ascii="Times New Roman" w:hAnsi="Times New Roman" w:cs="Times New Roman"/>
        </w:rPr>
        <w:t>があります。</w:t>
      </w:r>
      <w:r w:rsidR="00C03CE7">
        <w:rPr>
          <w:rFonts w:ascii="Times New Roman" w:hAnsi="Times New Roman" w:cs="Times New Roman"/>
        </w:rPr>
        <w:br/>
      </w:r>
      <w:proofErr w:type="spellStart"/>
      <w:r w:rsidR="00742402" w:rsidRPr="007F4BB6">
        <w:rPr>
          <w:rFonts w:ascii="Times New Roman" w:hAnsi="Times New Roman" w:cs="Times New Roman"/>
        </w:rPr>
        <w:t>Ketebalan</w:t>
      </w:r>
      <w:proofErr w:type="spellEnd"/>
      <w:r w:rsidR="00742402" w:rsidRPr="007F4BB6">
        <w:rPr>
          <w:rFonts w:ascii="Times New Roman" w:hAnsi="Times New Roman" w:cs="Times New Roman"/>
        </w:rPr>
        <w:t xml:space="preserve"> </w:t>
      </w:r>
      <w:del w:id="46" w:author="qwe0579" w:date="2024-10-31T16:14:00Z" w16du:dateUtc="2024-10-31T07:14:00Z">
        <w:r w:rsidR="00742402" w:rsidRPr="007F4BB6" w:rsidDel="00B30B81">
          <w:rPr>
            <w:rFonts w:ascii="Times New Roman" w:hAnsi="Times New Roman" w:cs="Times New Roman"/>
          </w:rPr>
          <w:delText>papan triplek</w:delText>
        </w:r>
      </w:del>
      <w:proofErr w:type="spellStart"/>
      <w:ins w:id="47" w:author="qwe0579" w:date="2024-10-31T16:14:00Z" w16du:dateUtc="2024-10-31T07:14:00Z">
        <w:r w:rsidR="00B30B81" w:rsidRPr="007F4BB6">
          <w:rPr>
            <w:rFonts w:ascii="Times New Roman" w:hAnsi="Times New Roman" w:cs="Times New Roman"/>
          </w:rPr>
          <w:t>kayu</w:t>
        </w:r>
        <w:proofErr w:type="spellEnd"/>
        <w:r w:rsidR="00B30B81" w:rsidRPr="007F4BB6">
          <w:rPr>
            <w:rFonts w:ascii="Times New Roman" w:hAnsi="Times New Roman" w:cs="Times New Roman"/>
          </w:rPr>
          <w:t xml:space="preserve"> </w:t>
        </w:r>
        <w:proofErr w:type="spellStart"/>
        <w:r w:rsidR="00B30B81" w:rsidRPr="007F4BB6">
          <w:rPr>
            <w:rFonts w:ascii="Times New Roman" w:hAnsi="Times New Roman" w:cs="Times New Roman"/>
          </w:rPr>
          <w:t>penopang</w:t>
        </w:r>
      </w:ins>
      <w:proofErr w:type="spellEnd"/>
      <w:r w:rsidR="00742402" w:rsidRPr="007F4BB6">
        <w:rPr>
          <w:rFonts w:ascii="Times New Roman" w:hAnsi="Times New Roman" w:cs="Times New Roman"/>
        </w:rPr>
        <w:t xml:space="preserve"> </w:t>
      </w:r>
      <w:proofErr w:type="spellStart"/>
      <w:r w:rsidR="00742402" w:rsidRPr="007F4BB6">
        <w:rPr>
          <w:rFonts w:ascii="Times New Roman" w:hAnsi="Times New Roman" w:cs="Times New Roman"/>
        </w:rPr>
        <w:t>khusus</w:t>
      </w:r>
      <w:proofErr w:type="spellEnd"/>
      <w:r w:rsidR="00742402" w:rsidRPr="007F4BB6">
        <w:rPr>
          <w:rFonts w:ascii="Times New Roman" w:hAnsi="Times New Roman" w:cs="Times New Roman"/>
        </w:rPr>
        <w:t xml:space="preserve"> </w:t>
      </w:r>
      <w:proofErr w:type="spellStart"/>
      <w:r w:rsidR="00C516CF" w:rsidRPr="007F4BB6">
        <w:rPr>
          <w:rFonts w:ascii="Times New Roman" w:hAnsi="Times New Roman" w:cs="Times New Roman"/>
        </w:rPr>
        <w:t>kerangka</w:t>
      </w:r>
      <w:proofErr w:type="spellEnd"/>
      <w:r w:rsidR="00C516CF" w:rsidRPr="007F4BB6">
        <w:rPr>
          <w:rFonts w:ascii="Times New Roman" w:hAnsi="Times New Roman" w:cs="Times New Roman"/>
        </w:rPr>
        <w:t xml:space="preserve"> </w:t>
      </w:r>
      <w:proofErr w:type="spellStart"/>
      <w:r w:rsidR="00C516CF" w:rsidRPr="007F4BB6">
        <w:rPr>
          <w:rFonts w:ascii="Times New Roman" w:hAnsi="Times New Roman" w:cs="Times New Roman"/>
        </w:rPr>
        <w:t>bangunan</w:t>
      </w:r>
      <w:proofErr w:type="spellEnd"/>
      <w:r w:rsidR="00C516CF" w:rsidRPr="007F4BB6">
        <w:rPr>
          <w:rFonts w:ascii="Times New Roman" w:hAnsi="Times New Roman" w:cs="Times New Roman"/>
        </w:rPr>
        <w:t xml:space="preserve"> </w:t>
      </w:r>
      <w:proofErr w:type="spellStart"/>
      <w:r w:rsidR="00C516CF" w:rsidRPr="007F4BB6">
        <w:rPr>
          <w:rFonts w:ascii="Times New Roman" w:hAnsi="Times New Roman" w:cs="Times New Roman"/>
        </w:rPr>
        <w:t>biasanya</w:t>
      </w:r>
      <w:proofErr w:type="spellEnd"/>
      <w:r w:rsidR="00C516CF" w:rsidRPr="007F4BB6">
        <w:rPr>
          <w:rFonts w:ascii="Times New Roman" w:hAnsi="Times New Roman" w:cs="Times New Roman"/>
        </w:rPr>
        <w:t xml:space="preserve"> 24mm~30mm</w:t>
      </w:r>
      <w:ins w:id="48" w:author="qwe0579" w:date="2024-10-31T16:19:00Z" w16du:dateUtc="2024-10-31T07:19:00Z">
        <w:r w:rsidR="00703C50">
          <w:rPr>
            <w:rFonts w:ascii="Times New Roman" w:hAnsi="Times New Roman" w:cs="Times New Roman" w:hint="eastAsia"/>
          </w:rPr>
          <w:t>,</w:t>
        </w:r>
      </w:ins>
    </w:p>
    <w:p w14:paraId="3014C387" w14:textId="105232C6" w:rsidR="003C3F77" w:rsidRPr="007F4BB6" w:rsidRDefault="003C3F77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したの</w:t>
      </w:r>
      <w:r w:rsidR="00FC4B71" w:rsidRPr="007F4BB6">
        <w:rPr>
          <w:rFonts w:ascii="Times New Roman" w:hAnsi="Times New Roman" w:cs="Times New Roman"/>
        </w:rPr>
        <w:fldChar w:fldCharType="begin"/>
      </w:r>
      <w:r w:rsidR="00FC4B71" w:rsidRPr="007F4BB6">
        <w:rPr>
          <w:rFonts w:ascii="Times New Roman" w:hAnsi="Times New Roman" w:cs="Times New Roman"/>
        </w:rPr>
        <w:instrText>EQ \* jc2 \* "Font:</w:instrText>
      </w:r>
      <w:r w:rsidR="00FC4B71" w:rsidRPr="007F4BB6">
        <w:rPr>
          <w:rFonts w:ascii="Times New Roman" w:hAnsi="Times New Roman" w:cs="Times New Roman"/>
        </w:rPr>
        <w:instrText>游明朝</w:instrText>
      </w:r>
      <w:r w:rsidR="00FC4B71" w:rsidRPr="007F4BB6">
        <w:rPr>
          <w:rFonts w:ascii="Times New Roman" w:hAnsi="Times New Roman" w:cs="Times New Roman"/>
        </w:rPr>
        <w:instrText>" \* hps12 \o\ad(\s\up 11(</w:instrText>
      </w:r>
      <w:r w:rsidR="00FC4B71" w:rsidRPr="007F4BB6">
        <w:rPr>
          <w:rFonts w:ascii="Times New Roman" w:eastAsia="游明朝" w:hAnsi="Times New Roman" w:cs="Times New Roman"/>
          <w:sz w:val="12"/>
        </w:rPr>
        <w:instrText>ひょうしき</w:instrText>
      </w:r>
      <w:r w:rsidR="00FC4B71" w:rsidRPr="007F4BB6">
        <w:rPr>
          <w:rFonts w:ascii="Times New Roman" w:hAnsi="Times New Roman" w:cs="Times New Roman"/>
        </w:rPr>
        <w:instrText>),</w:instrText>
      </w:r>
      <w:r w:rsidR="00FC4B71" w:rsidRPr="007F4BB6">
        <w:rPr>
          <w:rFonts w:ascii="Times New Roman" w:hAnsi="Times New Roman" w:cs="Times New Roman"/>
        </w:rPr>
        <w:instrText>標識</w:instrText>
      </w:r>
      <w:r w:rsidR="00FC4B71" w:rsidRPr="007F4BB6">
        <w:rPr>
          <w:rFonts w:ascii="Times New Roman" w:hAnsi="Times New Roman" w:cs="Times New Roman"/>
        </w:rPr>
        <w:instrText>)</w:instrText>
      </w:r>
      <w:r w:rsidR="00FC4B71" w:rsidRPr="007F4BB6">
        <w:rPr>
          <w:rFonts w:ascii="Times New Roman" w:hAnsi="Times New Roman" w:cs="Times New Roman"/>
        </w:rPr>
        <w:fldChar w:fldCharType="end"/>
      </w:r>
      <w:r w:rsidRPr="007F4BB6">
        <w:rPr>
          <w:rFonts w:ascii="Times New Roman" w:hAnsi="Times New Roman" w:cs="Times New Roman"/>
        </w:rPr>
        <w:t xml:space="preserve">があるところでは　</w:t>
      </w:r>
      <w:r w:rsidR="00FC4B71"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FC4B71" w:rsidRPr="007F4BB6">
              <w:rPr>
                <w:rFonts w:ascii="Times New Roman" w:eastAsia="游明朝" w:hAnsi="Times New Roman" w:cs="Times New Roman"/>
                <w:sz w:val="12"/>
              </w:rPr>
              <w:t>おも</w:t>
            </w:r>
          </w:rt>
          <w:rubyBase>
            <w:r w:rsidR="00FC4B71" w:rsidRPr="007F4BB6">
              <w:rPr>
                <w:rFonts w:ascii="Times New Roman" w:hAnsi="Times New Roman" w:cs="Times New Roman"/>
              </w:rPr>
              <w:t>主</w:t>
            </w:r>
          </w:rubyBase>
        </w:ruby>
      </w:r>
      <w:r w:rsidRPr="007F4BB6">
        <w:rPr>
          <w:rFonts w:ascii="Times New Roman" w:hAnsi="Times New Roman" w:cs="Times New Roman"/>
        </w:rPr>
        <w:t>にヘルメットを</w:t>
      </w:r>
      <w:r w:rsidRPr="007F4BB6">
        <w:rPr>
          <w:rFonts w:ascii="Times New Roman" w:hAnsi="Times New Roman" w:cs="Times New Roman"/>
        </w:rPr>
        <w:t xml:space="preserve"> </w:t>
      </w:r>
      <w:r w:rsidRPr="007F4BB6">
        <w:rPr>
          <w:rFonts w:ascii="Times New Roman" w:hAnsi="Times New Roman" w:cs="Times New Roman"/>
        </w:rPr>
        <w:t>かぶります。</w:t>
      </w:r>
      <w:r w:rsidR="00C03CE7">
        <w:rPr>
          <w:rFonts w:ascii="Times New Roman" w:hAnsi="Times New Roman" w:cs="Times New Roman"/>
        </w:rPr>
        <w:br/>
      </w:r>
      <w:proofErr w:type="spellStart"/>
      <w:r w:rsidR="003667B0" w:rsidRPr="007F4BB6">
        <w:rPr>
          <w:rFonts w:ascii="Times New Roman" w:hAnsi="Times New Roman" w:cs="Times New Roman"/>
        </w:rPr>
        <w:t>Tempat</w:t>
      </w:r>
      <w:proofErr w:type="spellEnd"/>
      <w:r w:rsidR="003667B0" w:rsidRPr="007F4BB6">
        <w:rPr>
          <w:rFonts w:ascii="Times New Roman" w:hAnsi="Times New Roman" w:cs="Times New Roman"/>
        </w:rPr>
        <w:t xml:space="preserve"> </w:t>
      </w:r>
      <w:r w:rsidR="00C32F1B" w:rsidRPr="007F4BB6">
        <w:rPr>
          <w:rFonts w:ascii="Times New Roman" w:hAnsi="Times New Roman" w:cs="Times New Roman"/>
        </w:rPr>
        <w:t xml:space="preserve">yang </w:t>
      </w:r>
      <w:proofErr w:type="spellStart"/>
      <w:r w:rsidR="00C32F1B" w:rsidRPr="007F4BB6">
        <w:rPr>
          <w:rFonts w:ascii="Times New Roman" w:hAnsi="Times New Roman" w:cs="Times New Roman"/>
        </w:rPr>
        <w:t>ada</w:t>
      </w:r>
      <w:proofErr w:type="spellEnd"/>
      <w:r w:rsidR="00C32F1B" w:rsidRPr="007F4BB6">
        <w:rPr>
          <w:rFonts w:ascii="Times New Roman" w:hAnsi="Times New Roman" w:cs="Times New Roman"/>
        </w:rPr>
        <w:t xml:space="preserve"> </w:t>
      </w:r>
      <w:proofErr w:type="spellStart"/>
      <w:r w:rsidR="00C32F1B" w:rsidRPr="007F4BB6">
        <w:rPr>
          <w:rFonts w:ascii="Times New Roman" w:hAnsi="Times New Roman" w:cs="Times New Roman"/>
        </w:rPr>
        <w:t>lambang</w:t>
      </w:r>
      <w:proofErr w:type="spellEnd"/>
      <w:r w:rsidR="00C32F1B" w:rsidRPr="007F4BB6">
        <w:rPr>
          <w:rFonts w:ascii="Times New Roman" w:hAnsi="Times New Roman" w:cs="Times New Roman"/>
        </w:rPr>
        <w:t xml:space="preserve"> </w:t>
      </w:r>
      <w:del w:id="49" w:author="qwe0579" w:date="2024-10-31T16:19:00Z" w16du:dateUtc="2024-10-31T07:19:00Z">
        <w:r w:rsidR="00C32F1B" w:rsidRPr="007F4BB6" w:rsidDel="00C3408A">
          <w:rPr>
            <w:rFonts w:ascii="Times New Roman" w:hAnsi="Times New Roman" w:cs="Times New Roman"/>
          </w:rPr>
          <w:delText xml:space="preserve">spt </w:delText>
        </w:r>
      </w:del>
      <w:proofErr w:type="spellStart"/>
      <w:ins w:id="50" w:author="qwe0579" w:date="2024-10-31T16:19:00Z" w16du:dateUtc="2024-10-31T07:19:00Z">
        <w:r w:rsidR="00C3408A">
          <w:rPr>
            <w:rFonts w:ascii="Times New Roman" w:hAnsi="Times New Roman" w:cs="Times New Roman" w:hint="eastAsia"/>
          </w:rPr>
          <w:t>seperti</w:t>
        </w:r>
        <w:proofErr w:type="spellEnd"/>
        <w:r w:rsidR="00C3408A">
          <w:rPr>
            <w:rFonts w:ascii="Times New Roman" w:hAnsi="Times New Roman" w:cs="Times New Roman" w:hint="eastAsia"/>
          </w:rPr>
          <w:t xml:space="preserve"> </w:t>
        </w:r>
      </w:ins>
      <w:r w:rsidR="00C32F1B" w:rsidRPr="007F4BB6">
        <w:rPr>
          <w:rFonts w:ascii="Times New Roman" w:hAnsi="Times New Roman" w:cs="Times New Roman"/>
        </w:rPr>
        <w:t>di</w:t>
      </w:r>
      <w:ins w:id="51" w:author="qwe0579" w:date="2024-10-31T16:19:00Z" w16du:dateUtc="2024-10-31T07:19:00Z">
        <w:r w:rsidR="00C3408A">
          <w:rPr>
            <w:rFonts w:ascii="Times New Roman" w:hAnsi="Times New Roman" w:cs="Times New Roman" w:hint="eastAsia"/>
          </w:rPr>
          <w:t xml:space="preserve"> </w:t>
        </w:r>
      </w:ins>
      <w:proofErr w:type="spellStart"/>
      <w:r w:rsidR="00C32F1B" w:rsidRPr="007F4BB6">
        <w:rPr>
          <w:rFonts w:ascii="Times New Roman" w:hAnsi="Times New Roman" w:cs="Times New Roman"/>
        </w:rPr>
        <w:t>bawah</w:t>
      </w:r>
      <w:proofErr w:type="spellEnd"/>
      <w:r w:rsidR="00C32F1B" w:rsidRPr="007F4BB6">
        <w:rPr>
          <w:rFonts w:ascii="Times New Roman" w:hAnsi="Times New Roman" w:cs="Times New Roman"/>
        </w:rPr>
        <w:t xml:space="preserve"> </w:t>
      </w:r>
      <w:proofErr w:type="spellStart"/>
      <w:r w:rsidR="00C32F1B" w:rsidRPr="007F4BB6">
        <w:rPr>
          <w:rFonts w:ascii="Times New Roman" w:hAnsi="Times New Roman" w:cs="Times New Roman"/>
        </w:rPr>
        <w:t>ini</w:t>
      </w:r>
      <w:proofErr w:type="spellEnd"/>
      <w:r w:rsidR="00C32F1B" w:rsidRPr="007F4BB6">
        <w:rPr>
          <w:rFonts w:ascii="Times New Roman" w:hAnsi="Times New Roman" w:cs="Times New Roman"/>
        </w:rPr>
        <w:t xml:space="preserve">, </w:t>
      </w:r>
      <w:proofErr w:type="spellStart"/>
      <w:r w:rsidR="00C32F1B" w:rsidRPr="007F4BB6">
        <w:rPr>
          <w:rFonts w:ascii="Times New Roman" w:hAnsi="Times New Roman" w:cs="Times New Roman"/>
        </w:rPr>
        <w:t>biasanya</w:t>
      </w:r>
      <w:proofErr w:type="spellEnd"/>
      <w:r w:rsidR="00C32F1B" w:rsidRPr="007F4BB6">
        <w:rPr>
          <w:rFonts w:ascii="Times New Roman" w:hAnsi="Times New Roman" w:cs="Times New Roman"/>
        </w:rPr>
        <w:t xml:space="preserve"> </w:t>
      </w:r>
      <w:proofErr w:type="spellStart"/>
      <w:r w:rsidR="00C32F1B" w:rsidRPr="007F4BB6">
        <w:rPr>
          <w:rFonts w:ascii="Times New Roman" w:hAnsi="Times New Roman" w:cs="Times New Roman"/>
        </w:rPr>
        <w:t>harus</w:t>
      </w:r>
      <w:proofErr w:type="spellEnd"/>
      <w:r w:rsidR="00C32F1B" w:rsidRPr="007F4BB6">
        <w:rPr>
          <w:rFonts w:ascii="Times New Roman" w:hAnsi="Times New Roman" w:cs="Times New Roman"/>
        </w:rPr>
        <w:t xml:space="preserve"> </w:t>
      </w:r>
      <w:proofErr w:type="spellStart"/>
      <w:r w:rsidR="00C32F1B" w:rsidRPr="007F4BB6">
        <w:rPr>
          <w:rFonts w:ascii="Times New Roman" w:hAnsi="Times New Roman" w:cs="Times New Roman"/>
        </w:rPr>
        <w:t>memakai</w:t>
      </w:r>
      <w:proofErr w:type="spellEnd"/>
      <w:r w:rsidR="00C32F1B" w:rsidRPr="007F4BB6">
        <w:rPr>
          <w:rFonts w:ascii="Times New Roman" w:hAnsi="Times New Roman" w:cs="Times New Roman"/>
        </w:rPr>
        <w:t xml:space="preserve"> helm</w:t>
      </w:r>
      <w:ins w:id="52" w:author="qwe0579" w:date="2024-10-31T16:20:00Z" w16du:dateUtc="2024-10-31T07:20:00Z">
        <w:r w:rsidR="008C05D1">
          <w:rPr>
            <w:rFonts w:ascii="Times New Roman" w:hAnsi="Times New Roman" w:cs="Times New Roman" w:hint="eastAsia"/>
          </w:rPr>
          <w:t>,</w:t>
        </w:r>
      </w:ins>
      <w:del w:id="53" w:author="qwe0579" w:date="2024-10-31T16:20:00Z" w16du:dateUtc="2024-10-31T07:20:00Z">
        <w:r w:rsidR="00C32F1B" w:rsidRPr="007F4BB6" w:rsidDel="008C05D1">
          <w:rPr>
            <w:rFonts w:ascii="Times New Roman" w:hAnsi="Times New Roman" w:cs="Times New Roman"/>
          </w:rPr>
          <w:delText>et</w:delText>
        </w:r>
      </w:del>
    </w:p>
    <w:p w14:paraId="3F1BD6A9" w14:textId="0D7B9C0D" w:rsidR="00E715C1" w:rsidRPr="007F4BB6" w:rsidRDefault="00034E78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4E78" w:rsidRPr="007F4BB6">
              <w:rPr>
                <w:rFonts w:ascii="Times New Roman" w:eastAsia="游明朝" w:hAnsi="Times New Roman" w:cs="Times New Roman"/>
                <w:sz w:val="12"/>
              </w:rPr>
              <w:t>げんば</w:t>
            </w:r>
          </w:rt>
          <w:rubyBase>
            <w:r w:rsidR="00034E78" w:rsidRPr="007F4BB6">
              <w:rPr>
                <w:rFonts w:ascii="Times New Roman" w:hAnsi="Times New Roman" w:cs="Times New Roman"/>
              </w:rPr>
              <w:t>現場</w:t>
            </w:r>
          </w:rubyBase>
        </w:ruby>
      </w:r>
      <w:r w:rsidR="00E715C1" w:rsidRPr="007F4BB6">
        <w:rPr>
          <w:rFonts w:ascii="Times New Roman" w:hAnsi="Times New Roman" w:cs="Times New Roman"/>
        </w:rPr>
        <w:t>で</w:t>
      </w:r>
      <w:r w:rsidRPr="007F4BB6">
        <w:rPr>
          <w:rFonts w:ascii="Times New Roman" w:hAnsi="Times New Roman" w:cs="Times New Roman"/>
        </w:rPr>
        <w:fldChar w:fldCharType="begin"/>
      </w:r>
      <w:r w:rsidRPr="007F4BB6">
        <w:rPr>
          <w:rFonts w:ascii="Times New Roman" w:hAnsi="Times New Roman" w:cs="Times New Roman"/>
        </w:rPr>
        <w:instrText>EQ \* jc2 \* "Font:</w:instrText>
      </w:r>
      <w:r w:rsidRPr="007F4BB6">
        <w:rPr>
          <w:rFonts w:ascii="Times New Roman" w:hAnsi="Times New Roman" w:cs="Times New Roman"/>
        </w:rPr>
        <w:instrText>游明朝</w:instrText>
      </w:r>
      <w:r w:rsidRPr="007F4BB6">
        <w:rPr>
          <w:rFonts w:ascii="Times New Roman" w:hAnsi="Times New Roman" w:cs="Times New Roman"/>
        </w:rPr>
        <w:instrText>" \* hps12 \o\ad(\s\up 11(</w:instrText>
      </w:r>
      <w:r w:rsidRPr="007F4BB6">
        <w:rPr>
          <w:rFonts w:ascii="Times New Roman" w:eastAsia="游明朝" w:hAnsi="Times New Roman" w:cs="Times New Roman"/>
          <w:sz w:val="12"/>
        </w:rPr>
        <w:instrText>たいせつ</w:instrText>
      </w:r>
      <w:r w:rsidRPr="007F4BB6">
        <w:rPr>
          <w:rFonts w:ascii="Times New Roman" w:hAnsi="Times New Roman" w:cs="Times New Roman"/>
        </w:rPr>
        <w:instrText>),</w:instrText>
      </w:r>
      <w:r w:rsidRPr="007F4BB6">
        <w:rPr>
          <w:rFonts w:ascii="Times New Roman" w:hAnsi="Times New Roman" w:cs="Times New Roman"/>
        </w:rPr>
        <w:instrText>大切</w:instrText>
      </w:r>
      <w:r w:rsidRPr="007F4BB6">
        <w:rPr>
          <w:rFonts w:ascii="Times New Roman" w:hAnsi="Times New Roman" w:cs="Times New Roman"/>
        </w:rPr>
        <w:instrText>)</w:instrText>
      </w:r>
      <w:r w:rsidRPr="007F4BB6">
        <w:rPr>
          <w:rFonts w:ascii="Times New Roman" w:hAnsi="Times New Roman" w:cs="Times New Roman"/>
        </w:rPr>
        <w:fldChar w:fldCharType="end"/>
      </w:r>
      <w:r w:rsidR="00E715C1" w:rsidRPr="007F4BB6">
        <w:rPr>
          <w:rFonts w:ascii="Times New Roman" w:hAnsi="Times New Roman" w:cs="Times New Roman"/>
        </w:rPr>
        <w:t>な</w:t>
      </w: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4E78" w:rsidRPr="007F4BB6">
              <w:rPr>
                <w:rFonts w:ascii="Times New Roman" w:eastAsia="游明朝" w:hAnsi="Times New Roman" w:cs="Times New Roman"/>
                <w:sz w:val="12"/>
              </w:rPr>
              <w:t>よっつ</w:t>
            </w:r>
          </w:rt>
          <w:rubyBase>
            <w:r w:rsidR="00034E78" w:rsidRPr="007F4BB6">
              <w:rPr>
                <w:rFonts w:ascii="Times New Roman" w:hAnsi="Times New Roman" w:cs="Times New Roman"/>
              </w:rPr>
              <w:t>四つ</w:t>
            </w:r>
          </w:rubyBase>
        </w:ruby>
      </w:r>
      <w:r w:rsidR="00E715C1" w:rsidRPr="007F4BB6">
        <w:rPr>
          <w:rFonts w:ascii="Times New Roman" w:hAnsi="Times New Roman" w:cs="Times New Roman"/>
        </w:rPr>
        <w:t>の</w:t>
      </w:r>
      <w:r w:rsidR="00E715C1" w:rsidRPr="007F4BB6">
        <w:rPr>
          <w:rFonts w:ascii="Times New Roman" w:hAnsi="Times New Roman" w:cs="Times New Roman"/>
        </w:rPr>
        <w:t>S</w:t>
      </w:r>
      <w:r w:rsidR="00E715C1" w:rsidRPr="007F4BB6">
        <w:rPr>
          <w:rFonts w:ascii="Times New Roman" w:hAnsi="Times New Roman" w:cs="Times New Roman"/>
        </w:rPr>
        <w:t>は</w:t>
      </w:r>
      <w:r w:rsidRPr="007F4BB6">
        <w:rPr>
          <w:rFonts w:ascii="Times New Roman" w:hAnsi="Times New Roman" w:cs="Times New Roman"/>
        </w:rPr>
        <w:fldChar w:fldCharType="begin"/>
      </w:r>
      <w:r w:rsidRPr="007F4BB6">
        <w:rPr>
          <w:rFonts w:ascii="Times New Roman" w:hAnsi="Times New Roman" w:cs="Times New Roman"/>
        </w:rPr>
        <w:instrText>EQ \* jc2 \* "Font:</w:instrText>
      </w:r>
      <w:r w:rsidRPr="007F4BB6">
        <w:rPr>
          <w:rFonts w:ascii="Times New Roman" w:hAnsi="Times New Roman" w:cs="Times New Roman"/>
        </w:rPr>
        <w:instrText>游明朝</w:instrText>
      </w:r>
      <w:r w:rsidRPr="007F4BB6">
        <w:rPr>
          <w:rFonts w:ascii="Times New Roman" w:hAnsi="Times New Roman" w:cs="Times New Roman"/>
        </w:rPr>
        <w:instrText>" \* hps12 \o\ad(\s\up 11(</w:instrText>
      </w:r>
      <w:r w:rsidRPr="007F4BB6">
        <w:rPr>
          <w:rFonts w:ascii="Times New Roman" w:eastAsia="游明朝" w:hAnsi="Times New Roman" w:cs="Times New Roman"/>
          <w:sz w:val="12"/>
        </w:rPr>
        <w:instrText>せいり､せいとん､せいそう､せいけつ</w:instrText>
      </w:r>
      <w:r w:rsidRPr="007F4BB6">
        <w:rPr>
          <w:rFonts w:ascii="Times New Roman" w:hAnsi="Times New Roman" w:cs="Times New Roman"/>
        </w:rPr>
        <w:instrText>),</w:instrText>
      </w:r>
      <w:r w:rsidRPr="007F4BB6">
        <w:rPr>
          <w:rFonts w:ascii="Times New Roman" w:hAnsi="Times New Roman" w:cs="Times New Roman"/>
        </w:rPr>
        <w:instrText>整理、整頓、清掃、清潔</w:instrText>
      </w:r>
      <w:r w:rsidRPr="007F4BB6">
        <w:rPr>
          <w:rFonts w:ascii="Times New Roman" w:hAnsi="Times New Roman" w:cs="Times New Roman"/>
        </w:rPr>
        <w:instrText>)</w:instrText>
      </w:r>
      <w:r w:rsidRPr="007F4BB6">
        <w:rPr>
          <w:rFonts w:ascii="Times New Roman" w:hAnsi="Times New Roman" w:cs="Times New Roman"/>
        </w:rPr>
        <w:fldChar w:fldCharType="end"/>
      </w:r>
      <w:r w:rsidR="00C94233" w:rsidRPr="007F4BB6">
        <w:rPr>
          <w:rFonts w:ascii="Times New Roman" w:hAnsi="Times New Roman" w:cs="Times New Roman"/>
        </w:rPr>
        <w:t>の</w:t>
      </w:r>
      <w:r w:rsidR="00E715C1" w:rsidRPr="007F4BB6">
        <w:rPr>
          <w:rFonts w:ascii="Times New Roman" w:hAnsi="Times New Roman" w:cs="Times New Roman"/>
        </w:rPr>
        <w:t>ことを言います。</w:t>
      </w:r>
      <w:r w:rsidR="00C03CE7">
        <w:rPr>
          <w:rFonts w:ascii="Times New Roman" w:hAnsi="Times New Roman" w:cs="Times New Roman"/>
        </w:rPr>
        <w:br/>
      </w:r>
      <w:r w:rsidR="00286013" w:rsidRPr="007F4BB6">
        <w:rPr>
          <w:rFonts w:ascii="Times New Roman" w:hAnsi="Times New Roman" w:cs="Times New Roman"/>
        </w:rPr>
        <w:t xml:space="preserve">4S yang </w:t>
      </w:r>
      <w:proofErr w:type="spellStart"/>
      <w:r w:rsidR="00286013" w:rsidRPr="007F4BB6">
        <w:rPr>
          <w:rFonts w:ascii="Times New Roman" w:hAnsi="Times New Roman" w:cs="Times New Roman"/>
        </w:rPr>
        <w:t>penting</w:t>
      </w:r>
      <w:proofErr w:type="spellEnd"/>
      <w:r w:rsidR="00286013" w:rsidRPr="007F4BB6">
        <w:rPr>
          <w:rFonts w:ascii="Times New Roman" w:hAnsi="Times New Roman" w:cs="Times New Roman"/>
        </w:rPr>
        <w:t xml:space="preserve"> di </w:t>
      </w:r>
      <w:proofErr w:type="spellStart"/>
      <w:r w:rsidR="00286013" w:rsidRPr="007F4BB6">
        <w:rPr>
          <w:rFonts w:ascii="Times New Roman" w:hAnsi="Times New Roman" w:cs="Times New Roman"/>
        </w:rPr>
        <w:t>tempat</w:t>
      </w:r>
      <w:proofErr w:type="spellEnd"/>
      <w:r w:rsidR="00286013" w:rsidRPr="007F4BB6">
        <w:rPr>
          <w:rFonts w:ascii="Times New Roman" w:hAnsi="Times New Roman" w:cs="Times New Roman"/>
        </w:rPr>
        <w:t xml:space="preserve"> </w:t>
      </w:r>
      <w:proofErr w:type="spellStart"/>
      <w:r w:rsidR="00286013" w:rsidRPr="007F4BB6">
        <w:rPr>
          <w:rFonts w:ascii="Times New Roman" w:hAnsi="Times New Roman" w:cs="Times New Roman"/>
        </w:rPr>
        <w:t>kerja</w:t>
      </w:r>
      <w:proofErr w:type="spellEnd"/>
      <w:r w:rsidR="00286013" w:rsidRPr="007F4BB6">
        <w:rPr>
          <w:rFonts w:ascii="Times New Roman" w:hAnsi="Times New Roman" w:cs="Times New Roman"/>
        </w:rPr>
        <w:t xml:space="preserve"> </w:t>
      </w:r>
      <w:proofErr w:type="spellStart"/>
      <w:r w:rsidR="00286013" w:rsidRPr="007F4BB6">
        <w:rPr>
          <w:rFonts w:ascii="Times New Roman" w:hAnsi="Times New Roman" w:cs="Times New Roman"/>
        </w:rPr>
        <w:t>adalah</w:t>
      </w:r>
      <w:proofErr w:type="spellEnd"/>
      <w:r w:rsidR="00286013" w:rsidRPr="007F4BB6">
        <w:rPr>
          <w:rFonts w:ascii="Times New Roman" w:hAnsi="Times New Roman" w:cs="Times New Roman"/>
        </w:rPr>
        <w:t xml:space="preserve"> yang </w:t>
      </w:r>
      <w:proofErr w:type="spellStart"/>
      <w:r w:rsidR="00286013" w:rsidRPr="007F4BB6">
        <w:rPr>
          <w:rFonts w:ascii="Times New Roman" w:hAnsi="Times New Roman" w:cs="Times New Roman"/>
        </w:rPr>
        <w:t>disebut</w:t>
      </w:r>
      <w:proofErr w:type="spellEnd"/>
      <w:r w:rsidR="00286013" w:rsidRPr="007F4BB6">
        <w:rPr>
          <w:rFonts w:ascii="Times New Roman" w:hAnsi="Times New Roman" w:cs="Times New Roman"/>
        </w:rPr>
        <w:t xml:space="preserve"> </w:t>
      </w:r>
      <w:proofErr w:type="spellStart"/>
      <w:r w:rsidR="00286013" w:rsidRPr="007F4BB6">
        <w:rPr>
          <w:rFonts w:ascii="Times New Roman" w:hAnsi="Times New Roman" w:cs="Times New Roman"/>
        </w:rPr>
        <w:t>dengan</w:t>
      </w:r>
      <w:proofErr w:type="spellEnd"/>
      <w:r w:rsidR="00286013" w:rsidRPr="007F4BB6">
        <w:rPr>
          <w:rFonts w:ascii="Times New Roman" w:hAnsi="Times New Roman" w:cs="Times New Roman"/>
        </w:rPr>
        <w:t xml:space="preserve"> </w:t>
      </w:r>
      <w:del w:id="54" w:author="qwe0579" w:date="2024-10-31T16:20:00Z" w16du:dateUtc="2024-10-31T07:20:00Z">
        <w:r w:rsidR="00286013" w:rsidRPr="007F4BB6" w:rsidDel="003F2D54">
          <w:rPr>
            <w:rFonts w:ascii="Times New Roman" w:hAnsi="Times New Roman" w:cs="Times New Roman"/>
          </w:rPr>
          <w:delText>Seiri</w:delText>
        </w:r>
      </w:del>
      <w:proofErr w:type="spellStart"/>
      <w:ins w:id="55" w:author="qwe0579" w:date="2024-10-31T16:20:00Z" w16du:dateUtc="2024-10-31T07:20:00Z">
        <w:r w:rsidR="003F2D54">
          <w:rPr>
            <w:rFonts w:ascii="Times New Roman" w:hAnsi="Times New Roman" w:cs="Times New Roman" w:hint="eastAsia"/>
          </w:rPr>
          <w:t>s</w:t>
        </w:r>
        <w:r w:rsidR="003F2D54" w:rsidRPr="007F4BB6">
          <w:rPr>
            <w:rFonts w:ascii="Times New Roman" w:hAnsi="Times New Roman" w:cs="Times New Roman"/>
          </w:rPr>
          <w:t>eiri</w:t>
        </w:r>
      </w:ins>
      <w:proofErr w:type="spellEnd"/>
      <w:r w:rsidR="00286013" w:rsidRPr="007F4BB6">
        <w:rPr>
          <w:rFonts w:ascii="Times New Roman" w:hAnsi="Times New Roman" w:cs="Times New Roman"/>
        </w:rPr>
        <w:t xml:space="preserve">, </w:t>
      </w:r>
      <w:proofErr w:type="spellStart"/>
      <w:r w:rsidR="00286013" w:rsidRPr="007F4BB6">
        <w:rPr>
          <w:rFonts w:ascii="Times New Roman" w:hAnsi="Times New Roman" w:cs="Times New Roman"/>
        </w:rPr>
        <w:t>seiton</w:t>
      </w:r>
      <w:proofErr w:type="spellEnd"/>
      <w:r w:rsidR="00286013" w:rsidRPr="007F4BB6">
        <w:rPr>
          <w:rFonts w:ascii="Times New Roman" w:hAnsi="Times New Roman" w:cs="Times New Roman"/>
        </w:rPr>
        <w:t xml:space="preserve">, </w:t>
      </w:r>
      <w:proofErr w:type="spellStart"/>
      <w:r w:rsidR="00286013" w:rsidRPr="007F4BB6">
        <w:rPr>
          <w:rFonts w:ascii="Times New Roman" w:hAnsi="Times New Roman" w:cs="Times New Roman"/>
        </w:rPr>
        <w:t>seiso</w:t>
      </w:r>
      <w:proofErr w:type="spellEnd"/>
      <w:r w:rsidR="00286013" w:rsidRPr="007F4BB6">
        <w:rPr>
          <w:rFonts w:ascii="Times New Roman" w:hAnsi="Times New Roman" w:cs="Times New Roman"/>
        </w:rPr>
        <w:t xml:space="preserve">, </w:t>
      </w:r>
      <w:proofErr w:type="spellStart"/>
      <w:r w:rsidR="00286013" w:rsidRPr="007F4BB6">
        <w:rPr>
          <w:rFonts w:ascii="Times New Roman" w:hAnsi="Times New Roman" w:cs="Times New Roman"/>
        </w:rPr>
        <w:t>seiket</w:t>
      </w:r>
      <w:ins w:id="56" w:author="qwe0579" w:date="2024-10-31T16:14:00Z" w16du:dateUtc="2024-10-31T07:14:00Z">
        <w:r w:rsidR="00F0191F" w:rsidRPr="007F4BB6">
          <w:rPr>
            <w:rFonts w:ascii="Times New Roman" w:hAnsi="Times New Roman" w:cs="Times New Roman"/>
          </w:rPr>
          <w:t>s</w:t>
        </w:r>
      </w:ins>
      <w:r w:rsidR="00286013" w:rsidRPr="007F4BB6">
        <w:rPr>
          <w:rFonts w:ascii="Times New Roman" w:hAnsi="Times New Roman" w:cs="Times New Roman"/>
        </w:rPr>
        <w:t>u</w:t>
      </w:r>
      <w:proofErr w:type="spellEnd"/>
    </w:p>
    <w:p w14:paraId="646E9B96" w14:textId="4039EE04" w:rsidR="00E715C1" w:rsidRPr="007F4BB6" w:rsidRDefault="00034E78" w:rsidP="00D4357C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4E78" w:rsidRPr="007F4BB6">
              <w:rPr>
                <w:rFonts w:ascii="Times New Roman" w:eastAsia="游明朝" w:hAnsi="Times New Roman" w:cs="Times New Roman"/>
                <w:sz w:val="12"/>
              </w:rPr>
              <w:t>ひ</w:t>
            </w:r>
          </w:rt>
          <w:rubyBase>
            <w:r w:rsidR="00034E78" w:rsidRPr="007F4BB6">
              <w:rPr>
                <w:rFonts w:ascii="Times New Roman" w:hAnsi="Times New Roman" w:cs="Times New Roman"/>
              </w:rPr>
              <w:t>火</w:t>
            </w:r>
          </w:rubyBase>
        </w:ruby>
      </w:r>
      <w:r w:rsidR="00436704" w:rsidRPr="007F4BB6">
        <w:rPr>
          <w:rFonts w:ascii="Times New Roman" w:hAnsi="Times New Roman" w:cs="Times New Roman"/>
        </w:rPr>
        <w:t>を</w:t>
      </w:r>
      <w:r w:rsidRPr="007F4BB6">
        <w:rPr>
          <w:rFonts w:ascii="Times New Roman" w:hAnsi="Times New Roman" w:cs="Times New Roman"/>
        </w:rPr>
        <w:fldChar w:fldCharType="begin"/>
      </w:r>
      <w:r w:rsidRPr="007F4BB6">
        <w:rPr>
          <w:rFonts w:ascii="Times New Roman" w:hAnsi="Times New Roman" w:cs="Times New Roman"/>
        </w:rPr>
        <w:instrText>EQ \* jc2 \* "Font:</w:instrText>
      </w:r>
      <w:r w:rsidRPr="007F4BB6">
        <w:rPr>
          <w:rFonts w:ascii="Times New Roman" w:hAnsi="Times New Roman" w:cs="Times New Roman"/>
        </w:rPr>
        <w:instrText>游明朝</w:instrText>
      </w:r>
      <w:r w:rsidRPr="007F4BB6">
        <w:rPr>
          <w:rFonts w:ascii="Times New Roman" w:hAnsi="Times New Roman" w:cs="Times New Roman"/>
        </w:rPr>
        <w:instrText>" \* hps12 \o\ad(\s\up 11(</w:instrText>
      </w:r>
      <w:r w:rsidRPr="007F4BB6">
        <w:rPr>
          <w:rFonts w:ascii="Times New Roman" w:eastAsia="游明朝" w:hAnsi="Times New Roman" w:cs="Times New Roman"/>
          <w:sz w:val="12"/>
        </w:rPr>
        <w:instrText>つかったひと</w:instrText>
      </w:r>
      <w:r w:rsidRPr="007F4BB6">
        <w:rPr>
          <w:rFonts w:ascii="Times New Roman" w:hAnsi="Times New Roman" w:cs="Times New Roman"/>
        </w:rPr>
        <w:instrText>),</w:instrText>
      </w:r>
      <w:r w:rsidRPr="007F4BB6">
        <w:rPr>
          <w:rFonts w:ascii="Times New Roman" w:hAnsi="Times New Roman" w:cs="Times New Roman"/>
        </w:rPr>
        <w:instrText>使った人</w:instrText>
      </w:r>
      <w:r w:rsidRPr="007F4BB6">
        <w:rPr>
          <w:rFonts w:ascii="Times New Roman" w:hAnsi="Times New Roman" w:cs="Times New Roman"/>
        </w:rPr>
        <w:instrText>)</w:instrText>
      </w:r>
      <w:r w:rsidRPr="007F4BB6">
        <w:rPr>
          <w:rFonts w:ascii="Times New Roman" w:hAnsi="Times New Roman" w:cs="Times New Roman"/>
        </w:rPr>
        <w:fldChar w:fldCharType="end"/>
      </w:r>
      <w:r w:rsidR="00E715C1" w:rsidRPr="007F4BB6">
        <w:rPr>
          <w:rFonts w:ascii="Times New Roman" w:hAnsi="Times New Roman" w:cs="Times New Roman"/>
        </w:rPr>
        <w:t>は</w:t>
      </w:r>
      <w:r w:rsidRPr="007F4BB6">
        <w:rPr>
          <w:rFonts w:ascii="Times New Roman" w:hAnsi="Times New Roman" w:cs="Times New Roman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34E78" w:rsidRPr="007F4BB6">
              <w:rPr>
                <w:rFonts w:ascii="Times New Roman" w:eastAsia="游明朝" w:hAnsi="Times New Roman" w:cs="Times New Roman"/>
                <w:sz w:val="12"/>
              </w:rPr>
              <w:t>かならずあとしまつ</w:t>
            </w:r>
          </w:rt>
          <w:rubyBase>
            <w:r w:rsidR="00034E78" w:rsidRPr="007F4BB6">
              <w:rPr>
                <w:rFonts w:ascii="Times New Roman" w:hAnsi="Times New Roman" w:cs="Times New Roman"/>
              </w:rPr>
              <w:t>必ず後始末</w:t>
            </w:r>
          </w:rubyBase>
        </w:ruby>
      </w:r>
      <w:r w:rsidR="00C70426" w:rsidRPr="007F4BB6">
        <w:rPr>
          <w:rFonts w:ascii="Times New Roman" w:hAnsi="Times New Roman" w:cs="Times New Roman"/>
          <w:lang w:val="vi-VN"/>
        </w:rPr>
        <w:t>をします。〇</w:t>
      </w:r>
      <w:r w:rsidR="00C516CF" w:rsidRPr="007F4BB6">
        <w:rPr>
          <w:rFonts w:ascii="Times New Roman" w:hAnsi="Times New Roman" w:cs="Times New Roman"/>
          <w:lang w:val="vi-VN"/>
        </w:rPr>
        <w:t xml:space="preserve"> </w:t>
      </w:r>
      <w:r w:rsidR="00C03CE7">
        <w:rPr>
          <w:rFonts w:ascii="Times New Roman" w:hAnsi="Times New Roman" w:cs="Times New Roman"/>
          <w:lang w:val="vi-VN"/>
        </w:rPr>
        <w:br/>
      </w:r>
      <w:del w:id="57" w:author="qwe0579" w:date="2024-10-31T16:20:00Z" w16du:dateUtc="2024-10-31T07:20:00Z">
        <w:r w:rsidR="00C516CF" w:rsidRPr="007F4BB6" w:rsidDel="00A334EF">
          <w:rPr>
            <w:rFonts w:ascii="Times New Roman" w:hAnsi="Times New Roman" w:cs="Times New Roman"/>
            <w:lang w:val="vi-VN"/>
          </w:rPr>
          <w:delText xml:space="preserve">orang </w:delText>
        </w:r>
      </w:del>
      <w:ins w:id="58" w:author="qwe0579" w:date="2024-10-31T16:20:00Z" w16du:dateUtc="2024-10-31T07:20:00Z">
        <w:r w:rsidR="00A334EF">
          <w:rPr>
            <w:rFonts w:ascii="Times New Roman" w:hAnsi="Times New Roman" w:cs="Times New Roman" w:hint="eastAsia"/>
            <w:lang w:val="vi-VN"/>
          </w:rPr>
          <w:t>O</w:t>
        </w:r>
        <w:r w:rsidR="00A334EF" w:rsidRPr="007F4BB6">
          <w:rPr>
            <w:rFonts w:ascii="Times New Roman" w:hAnsi="Times New Roman" w:cs="Times New Roman"/>
            <w:lang w:val="vi-VN"/>
          </w:rPr>
          <w:t xml:space="preserve">rang </w:t>
        </w:r>
      </w:ins>
      <w:r w:rsidR="00C516CF" w:rsidRPr="007F4BB6">
        <w:rPr>
          <w:rFonts w:ascii="Times New Roman" w:hAnsi="Times New Roman" w:cs="Times New Roman"/>
          <w:lang w:val="vi-VN"/>
        </w:rPr>
        <w:t xml:space="preserve">yang </w:t>
      </w:r>
      <w:ins w:id="59" w:author="qwe0579" w:date="2024-10-31T16:20:00Z" w16du:dateUtc="2024-10-31T07:20:00Z">
        <w:r w:rsidR="00A334EF">
          <w:rPr>
            <w:rFonts w:ascii="Times New Roman" w:hAnsi="Times New Roman" w:cs="Times New Roman" w:hint="eastAsia"/>
            <w:lang w:val="vi-VN"/>
          </w:rPr>
          <w:t xml:space="preserve">telah </w:t>
        </w:r>
      </w:ins>
      <w:r w:rsidR="00C516CF" w:rsidRPr="007F4BB6">
        <w:rPr>
          <w:rFonts w:ascii="Times New Roman" w:hAnsi="Times New Roman" w:cs="Times New Roman"/>
          <w:lang w:val="vi-VN"/>
        </w:rPr>
        <w:t xml:space="preserve">menggunakan api harus </w:t>
      </w:r>
      <w:del w:id="60" w:author="qwe0579" w:date="2024-10-31T16:14:00Z" w16du:dateUtc="2024-10-31T07:14:00Z">
        <w:r w:rsidR="00C516CF" w:rsidRPr="007F4BB6" w:rsidDel="00CA028B">
          <w:rPr>
            <w:rFonts w:ascii="Times New Roman" w:hAnsi="Times New Roman" w:cs="Times New Roman"/>
            <w:lang w:val="vi-VN"/>
          </w:rPr>
          <w:delText>harus selalu bersih bersih</w:delText>
        </w:r>
      </w:del>
      <w:ins w:id="61" w:author="qwe0579" w:date="2024-10-31T16:14:00Z" w16du:dateUtc="2024-10-31T07:14:00Z">
        <w:r w:rsidR="00CA028B" w:rsidRPr="007F4BB6">
          <w:rPr>
            <w:rFonts w:ascii="Times New Roman" w:hAnsi="Times New Roman" w:cs="Times New Roman"/>
            <w:lang w:val="vi-VN"/>
          </w:rPr>
          <w:t>selalu membereskannya</w:t>
        </w:r>
      </w:ins>
    </w:p>
    <w:p w14:paraId="10E8C6BE" w14:textId="5FB8F8B5" w:rsidR="00210FEC" w:rsidRPr="007F4BB6" w:rsidRDefault="00210FEC" w:rsidP="00D4357C">
      <w:pPr>
        <w:pStyle w:val="a3"/>
        <w:numPr>
          <w:ilvl w:val="0"/>
          <w:numId w:val="1"/>
        </w:numPr>
        <w:ind w:leftChars="0" w:rightChars="-121" w:right="-290"/>
        <w:rPr>
          <w:rFonts w:ascii="Times New Roman" w:hAnsi="Times New Roman" w:cs="Times New Roman"/>
        </w:rPr>
      </w:pPr>
      <w:r w:rsidRPr="007F4BB6">
        <w:rPr>
          <w:rFonts w:ascii="Times New Roman" w:hAnsi="Times New Roman" w:cs="Times New Roman"/>
        </w:rPr>
        <w:t>この</w:t>
      </w:r>
      <w:r w:rsidR="00034E78" w:rsidRPr="007F4BB6">
        <w:rPr>
          <w:rFonts w:ascii="Times New Roman" w:hAnsi="Times New Roman" w:cs="Times New Roman"/>
        </w:rPr>
        <w:fldChar w:fldCharType="begin"/>
      </w:r>
      <w:r w:rsidR="00034E78" w:rsidRPr="007F4BB6">
        <w:rPr>
          <w:rFonts w:ascii="Times New Roman" w:hAnsi="Times New Roman" w:cs="Times New Roman"/>
        </w:rPr>
        <w:instrText>EQ \* jc2 \* "Font:</w:instrText>
      </w:r>
      <w:r w:rsidR="00034E78" w:rsidRPr="007F4BB6">
        <w:rPr>
          <w:rFonts w:ascii="Times New Roman" w:hAnsi="Times New Roman" w:cs="Times New Roman"/>
        </w:rPr>
        <w:instrText>游明朝</w:instrText>
      </w:r>
      <w:r w:rsidR="00034E78" w:rsidRPr="007F4BB6">
        <w:rPr>
          <w:rFonts w:ascii="Times New Roman" w:hAnsi="Times New Roman" w:cs="Times New Roman"/>
        </w:rPr>
        <w:instrText>" \* hps12 \o\ad(\s\up 11(</w:instrText>
      </w:r>
      <w:r w:rsidR="00034E78" w:rsidRPr="007F4BB6">
        <w:rPr>
          <w:rFonts w:ascii="Times New Roman" w:eastAsia="游明朝" w:hAnsi="Times New Roman" w:cs="Times New Roman"/>
          <w:sz w:val="12"/>
        </w:rPr>
        <w:instrText>ひょうしき</w:instrText>
      </w:r>
      <w:r w:rsidR="00034E78" w:rsidRPr="007F4BB6">
        <w:rPr>
          <w:rFonts w:ascii="Times New Roman" w:hAnsi="Times New Roman" w:cs="Times New Roman"/>
        </w:rPr>
        <w:instrText>),</w:instrText>
      </w:r>
      <w:r w:rsidR="00034E78" w:rsidRPr="007F4BB6">
        <w:rPr>
          <w:rFonts w:ascii="Times New Roman" w:hAnsi="Times New Roman" w:cs="Times New Roman"/>
        </w:rPr>
        <w:instrText>標識</w:instrText>
      </w:r>
      <w:r w:rsidR="00034E78" w:rsidRPr="007F4BB6">
        <w:rPr>
          <w:rFonts w:ascii="Times New Roman" w:hAnsi="Times New Roman" w:cs="Times New Roman"/>
        </w:rPr>
        <w:instrText>)</w:instrText>
      </w:r>
      <w:r w:rsidR="00034E78" w:rsidRPr="007F4BB6">
        <w:rPr>
          <w:rFonts w:ascii="Times New Roman" w:hAnsi="Times New Roman" w:cs="Times New Roman"/>
        </w:rPr>
        <w:fldChar w:fldCharType="end"/>
      </w:r>
      <w:r w:rsidRPr="007F4BB6">
        <w:rPr>
          <w:rFonts w:ascii="Times New Roman" w:hAnsi="Times New Roman" w:cs="Times New Roman"/>
        </w:rPr>
        <w:t xml:space="preserve">がある　ところには　</w:t>
      </w:r>
      <w:r w:rsidR="00244B51" w:rsidRPr="007F4BB6">
        <w:rPr>
          <w:rFonts w:ascii="Times New Roman" w:hAnsi="Times New Roman" w:cs="Times New Roman"/>
        </w:rPr>
        <w:t>はいって</w:t>
      </w:r>
      <w:r w:rsidRPr="007F4BB6">
        <w:rPr>
          <w:rFonts w:ascii="Times New Roman" w:hAnsi="Times New Roman" w:cs="Times New Roman"/>
        </w:rPr>
        <w:t>もよいです。</w:t>
      </w:r>
      <w:r w:rsidR="00C03CE7">
        <w:rPr>
          <w:rFonts w:ascii="Times New Roman" w:hAnsi="Times New Roman" w:cs="Times New Roman"/>
        </w:rPr>
        <w:br/>
      </w:r>
      <w:r w:rsidR="00286013" w:rsidRPr="007F4BB6">
        <w:rPr>
          <w:rFonts w:ascii="Times New Roman" w:hAnsi="Times New Roman" w:cs="Times New Roman"/>
        </w:rPr>
        <w:t xml:space="preserve">Pada </w:t>
      </w:r>
      <w:proofErr w:type="spellStart"/>
      <w:r w:rsidR="00286013" w:rsidRPr="007F4BB6">
        <w:rPr>
          <w:rFonts w:ascii="Times New Roman" w:hAnsi="Times New Roman" w:cs="Times New Roman"/>
        </w:rPr>
        <w:t>tempat</w:t>
      </w:r>
      <w:proofErr w:type="spellEnd"/>
      <w:r w:rsidR="00286013" w:rsidRPr="007F4BB6">
        <w:rPr>
          <w:rFonts w:ascii="Times New Roman" w:hAnsi="Times New Roman" w:cs="Times New Roman"/>
        </w:rPr>
        <w:t xml:space="preserve"> yang </w:t>
      </w:r>
      <w:proofErr w:type="spellStart"/>
      <w:r w:rsidR="00286013" w:rsidRPr="007F4BB6">
        <w:rPr>
          <w:rFonts w:ascii="Times New Roman" w:hAnsi="Times New Roman" w:cs="Times New Roman"/>
        </w:rPr>
        <w:t>ada</w:t>
      </w:r>
      <w:proofErr w:type="spellEnd"/>
      <w:r w:rsidR="00286013" w:rsidRPr="007F4BB6">
        <w:rPr>
          <w:rFonts w:ascii="Times New Roman" w:hAnsi="Times New Roman" w:cs="Times New Roman"/>
        </w:rPr>
        <w:t xml:space="preserve"> </w:t>
      </w:r>
      <w:proofErr w:type="spellStart"/>
      <w:r w:rsidR="00286013" w:rsidRPr="007F4BB6">
        <w:rPr>
          <w:rFonts w:ascii="Times New Roman" w:hAnsi="Times New Roman" w:cs="Times New Roman"/>
        </w:rPr>
        <w:t>lambang</w:t>
      </w:r>
      <w:proofErr w:type="spellEnd"/>
      <w:r w:rsidR="00286013" w:rsidRPr="007F4BB6">
        <w:rPr>
          <w:rFonts w:ascii="Times New Roman" w:hAnsi="Times New Roman" w:cs="Times New Roman"/>
        </w:rPr>
        <w:t xml:space="preserve"> </w:t>
      </w:r>
      <w:proofErr w:type="spellStart"/>
      <w:r w:rsidR="00286013" w:rsidRPr="007F4BB6">
        <w:rPr>
          <w:rFonts w:ascii="Times New Roman" w:hAnsi="Times New Roman" w:cs="Times New Roman"/>
        </w:rPr>
        <w:t>ini</w:t>
      </w:r>
      <w:proofErr w:type="spellEnd"/>
      <w:r w:rsidR="00286013" w:rsidRPr="007F4BB6">
        <w:rPr>
          <w:rFonts w:ascii="Times New Roman" w:hAnsi="Times New Roman" w:cs="Times New Roman"/>
        </w:rPr>
        <w:t xml:space="preserve">, </w:t>
      </w:r>
      <w:proofErr w:type="spellStart"/>
      <w:r w:rsidR="00286013" w:rsidRPr="007F4BB6">
        <w:rPr>
          <w:rFonts w:ascii="Times New Roman" w:hAnsi="Times New Roman" w:cs="Times New Roman"/>
        </w:rPr>
        <w:t>artinya</w:t>
      </w:r>
      <w:proofErr w:type="spellEnd"/>
      <w:r w:rsidR="00286013" w:rsidRPr="007F4BB6">
        <w:rPr>
          <w:rFonts w:ascii="Times New Roman" w:hAnsi="Times New Roman" w:cs="Times New Roman"/>
        </w:rPr>
        <w:t xml:space="preserve"> </w:t>
      </w:r>
      <w:proofErr w:type="spellStart"/>
      <w:r w:rsidR="00286013" w:rsidRPr="007F4BB6">
        <w:rPr>
          <w:rFonts w:ascii="Times New Roman" w:hAnsi="Times New Roman" w:cs="Times New Roman"/>
        </w:rPr>
        <w:t>boleh</w:t>
      </w:r>
      <w:proofErr w:type="spellEnd"/>
      <w:r w:rsidR="00286013" w:rsidRPr="007F4BB6">
        <w:rPr>
          <w:rFonts w:ascii="Times New Roman" w:hAnsi="Times New Roman" w:cs="Times New Roman"/>
        </w:rPr>
        <w:t xml:space="preserve"> </w:t>
      </w:r>
      <w:proofErr w:type="spellStart"/>
      <w:r w:rsidR="00286013" w:rsidRPr="007F4BB6">
        <w:rPr>
          <w:rFonts w:ascii="Times New Roman" w:hAnsi="Times New Roman" w:cs="Times New Roman"/>
        </w:rPr>
        <w:t>masuk</w:t>
      </w:r>
      <w:proofErr w:type="spellEnd"/>
      <w:ins w:id="62" w:author="qwe0579" w:date="2024-10-31T16:20:00Z" w16du:dateUtc="2024-10-31T07:20:00Z">
        <w:r w:rsidR="007F0FFF">
          <w:rPr>
            <w:rFonts w:ascii="Times New Roman" w:hAnsi="Times New Roman" w:cs="Times New Roman" w:hint="eastAsia"/>
          </w:rPr>
          <w:t>.</w:t>
        </w:r>
      </w:ins>
    </w:p>
    <w:sectPr w:rsidR="00210FEC" w:rsidRPr="007F4BB6" w:rsidSect="00D4357C">
      <w:pgSz w:w="11900" w:h="16840"/>
      <w:pgMar w:top="823" w:right="1701" w:bottom="993" w:left="85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15FE23" w14:textId="77777777" w:rsidR="00886AC0" w:rsidRDefault="00886AC0" w:rsidP="00C71B2B">
      <w:r>
        <w:separator/>
      </w:r>
    </w:p>
  </w:endnote>
  <w:endnote w:type="continuationSeparator" w:id="0">
    <w:p w14:paraId="457CA5DA" w14:textId="77777777" w:rsidR="00886AC0" w:rsidRDefault="00886AC0" w:rsidP="00C71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0D6582" w14:textId="77777777" w:rsidR="00886AC0" w:rsidRDefault="00886AC0" w:rsidP="00C71B2B">
      <w:r>
        <w:separator/>
      </w:r>
    </w:p>
  </w:footnote>
  <w:footnote w:type="continuationSeparator" w:id="0">
    <w:p w14:paraId="02351FEA" w14:textId="77777777" w:rsidR="00886AC0" w:rsidRDefault="00886AC0" w:rsidP="00C71B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EE589E"/>
    <w:multiLevelType w:val="hybridMultilevel"/>
    <w:tmpl w:val="B986EC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 w16cid:durableId="104086268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qwe0579">
    <w15:presenceInfo w15:providerId="AD" w15:userId="S::qwe0579@2019pro.work::fafda61e-e4ec-450b-8926-943e5d094da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proofState w:spelling="clean"/>
  <w:defaultTabStop w:val="96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80D"/>
    <w:rsid w:val="00001A8A"/>
    <w:rsid w:val="00034E78"/>
    <w:rsid w:val="00080E7A"/>
    <w:rsid w:val="000D22E6"/>
    <w:rsid w:val="00183C14"/>
    <w:rsid w:val="00194C97"/>
    <w:rsid w:val="00210FEC"/>
    <w:rsid w:val="00241C49"/>
    <w:rsid w:val="00244B51"/>
    <w:rsid w:val="00276F04"/>
    <w:rsid w:val="00286013"/>
    <w:rsid w:val="002E00D0"/>
    <w:rsid w:val="002E3BFD"/>
    <w:rsid w:val="003155FA"/>
    <w:rsid w:val="003420AB"/>
    <w:rsid w:val="00356130"/>
    <w:rsid w:val="003667B0"/>
    <w:rsid w:val="003667F7"/>
    <w:rsid w:val="003B780B"/>
    <w:rsid w:val="003C3F77"/>
    <w:rsid w:val="003F2D54"/>
    <w:rsid w:val="00427D30"/>
    <w:rsid w:val="0043634C"/>
    <w:rsid w:val="00436704"/>
    <w:rsid w:val="00444170"/>
    <w:rsid w:val="00446552"/>
    <w:rsid w:val="004D4506"/>
    <w:rsid w:val="0050640A"/>
    <w:rsid w:val="005519CC"/>
    <w:rsid w:val="00570A9D"/>
    <w:rsid w:val="00597D15"/>
    <w:rsid w:val="005A59FF"/>
    <w:rsid w:val="00630592"/>
    <w:rsid w:val="006A4B89"/>
    <w:rsid w:val="006B668B"/>
    <w:rsid w:val="00703C50"/>
    <w:rsid w:val="007302EA"/>
    <w:rsid w:val="00742402"/>
    <w:rsid w:val="00742FF5"/>
    <w:rsid w:val="00794161"/>
    <w:rsid w:val="007B190C"/>
    <w:rsid w:val="007F0FFF"/>
    <w:rsid w:val="007F358C"/>
    <w:rsid w:val="007F4BB6"/>
    <w:rsid w:val="00886AC0"/>
    <w:rsid w:val="008C05D1"/>
    <w:rsid w:val="008D4390"/>
    <w:rsid w:val="00987852"/>
    <w:rsid w:val="009942A2"/>
    <w:rsid w:val="00A1209D"/>
    <w:rsid w:val="00A15A00"/>
    <w:rsid w:val="00A16F96"/>
    <w:rsid w:val="00A32D1E"/>
    <w:rsid w:val="00A334EF"/>
    <w:rsid w:val="00A74B11"/>
    <w:rsid w:val="00AA281F"/>
    <w:rsid w:val="00AD1223"/>
    <w:rsid w:val="00B30B81"/>
    <w:rsid w:val="00B33242"/>
    <w:rsid w:val="00BE3987"/>
    <w:rsid w:val="00BF37DD"/>
    <w:rsid w:val="00C03CE7"/>
    <w:rsid w:val="00C12E07"/>
    <w:rsid w:val="00C1380D"/>
    <w:rsid w:val="00C32F1B"/>
    <w:rsid w:val="00C3408A"/>
    <w:rsid w:val="00C516CF"/>
    <w:rsid w:val="00C70426"/>
    <w:rsid w:val="00C71B2B"/>
    <w:rsid w:val="00C94233"/>
    <w:rsid w:val="00CA028B"/>
    <w:rsid w:val="00CE0A92"/>
    <w:rsid w:val="00D23BB0"/>
    <w:rsid w:val="00D4357C"/>
    <w:rsid w:val="00DA2289"/>
    <w:rsid w:val="00DC5034"/>
    <w:rsid w:val="00E01710"/>
    <w:rsid w:val="00E715C1"/>
    <w:rsid w:val="00EB3848"/>
    <w:rsid w:val="00EC1F09"/>
    <w:rsid w:val="00EC1F4C"/>
    <w:rsid w:val="00EF6CBE"/>
    <w:rsid w:val="00F0191F"/>
    <w:rsid w:val="00F23398"/>
    <w:rsid w:val="00F8729D"/>
    <w:rsid w:val="00FC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F9CD7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380D"/>
    <w:pPr>
      <w:ind w:leftChars="400" w:left="960"/>
    </w:pPr>
  </w:style>
  <w:style w:type="paragraph" w:styleId="a4">
    <w:name w:val="header"/>
    <w:basedOn w:val="a"/>
    <w:link w:val="a5"/>
    <w:uiPriority w:val="99"/>
    <w:unhideWhenUsed/>
    <w:rsid w:val="00C71B2B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C71B2B"/>
  </w:style>
  <w:style w:type="paragraph" w:styleId="a6">
    <w:name w:val="footer"/>
    <w:basedOn w:val="a"/>
    <w:link w:val="a7"/>
    <w:uiPriority w:val="99"/>
    <w:unhideWhenUsed/>
    <w:rsid w:val="00C71B2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C71B2B"/>
  </w:style>
  <w:style w:type="paragraph" w:styleId="a8">
    <w:name w:val="Revision"/>
    <w:hidden/>
    <w:uiPriority w:val="99"/>
    <w:semiHidden/>
    <w:rsid w:val="00A74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2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qwe0579</cp:lastModifiedBy>
  <cp:revision>57</cp:revision>
  <dcterms:created xsi:type="dcterms:W3CDTF">2019-10-15T06:47:00Z</dcterms:created>
  <dcterms:modified xsi:type="dcterms:W3CDTF">2024-10-31T07:20:00Z</dcterms:modified>
</cp:coreProperties>
</file>